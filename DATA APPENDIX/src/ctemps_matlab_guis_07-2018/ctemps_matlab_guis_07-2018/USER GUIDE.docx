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AFCAE" w14:textId="77777777" w:rsidR="001B1407" w:rsidRDefault="001B1407" w:rsidP="00486A6B">
      <w:pPr>
        <w:jc w:val="center"/>
        <w:rPr>
          <w:b/>
          <w:sz w:val="48"/>
        </w:rPr>
      </w:pPr>
    </w:p>
    <w:p w14:paraId="389AFCAF" w14:textId="77777777" w:rsidR="00486A6B" w:rsidRPr="00486A6B" w:rsidRDefault="009B0F12" w:rsidP="00486A6B">
      <w:pPr>
        <w:jc w:val="center"/>
        <w:rPr>
          <w:b/>
          <w:sz w:val="48"/>
        </w:rPr>
      </w:pPr>
      <w:r w:rsidRPr="00486A6B">
        <w:rPr>
          <w:b/>
          <w:sz w:val="48"/>
        </w:rPr>
        <w:t xml:space="preserve">CTEMPs MATLAB® DTS </w:t>
      </w:r>
      <w:r w:rsidR="00486A6B" w:rsidRPr="00486A6B">
        <w:rPr>
          <w:b/>
          <w:sz w:val="48"/>
        </w:rPr>
        <w:t>Toolbox</w:t>
      </w:r>
    </w:p>
    <w:p w14:paraId="389AFCB0" w14:textId="77777777" w:rsidR="009B0F12" w:rsidRPr="00486A6B" w:rsidRDefault="009B0F12" w:rsidP="00486A6B">
      <w:pPr>
        <w:jc w:val="center"/>
        <w:rPr>
          <w:b/>
          <w:sz w:val="48"/>
        </w:rPr>
      </w:pPr>
      <w:r w:rsidRPr="00486A6B">
        <w:rPr>
          <w:b/>
          <w:sz w:val="48"/>
        </w:rPr>
        <w:t>User Guide</w:t>
      </w:r>
    </w:p>
    <w:p w14:paraId="389AFCB1" w14:textId="77777777" w:rsidR="009B0F12" w:rsidRDefault="009B0F12" w:rsidP="00486A6B">
      <w:pPr>
        <w:jc w:val="center"/>
      </w:pPr>
    </w:p>
    <w:p w14:paraId="389AFCB2" w14:textId="77777777" w:rsidR="00486A6B" w:rsidRDefault="00486A6B" w:rsidP="00486A6B">
      <w:pPr>
        <w:jc w:val="center"/>
      </w:pPr>
    </w:p>
    <w:p w14:paraId="389AFCB3" w14:textId="77777777" w:rsidR="00486A6B" w:rsidRDefault="00486A6B" w:rsidP="00486A6B">
      <w:pPr>
        <w:jc w:val="center"/>
      </w:pPr>
    </w:p>
    <w:p w14:paraId="389AFCB4" w14:textId="77777777" w:rsidR="00486A6B" w:rsidRDefault="009B0F12" w:rsidP="00486A6B">
      <w:pPr>
        <w:jc w:val="center"/>
      </w:pPr>
      <w:r>
        <w:rPr>
          <w:noProof/>
        </w:rPr>
        <w:drawing>
          <wp:inline distT="0" distB="0" distL="0" distR="0" wp14:anchorId="389AFE57" wp14:editId="389AFE58">
            <wp:extent cx="3983842" cy="340839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TEMPs.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87475" cy="3411507"/>
                    </a:xfrm>
                    <a:prstGeom prst="rect">
                      <a:avLst/>
                    </a:prstGeom>
                  </pic:spPr>
                </pic:pic>
              </a:graphicData>
            </a:graphic>
          </wp:inline>
        </w:drawing>
      </w:r>
    </w:p>
    <w:p w14:paraId="389AFCB5" w14:textId="77777777" w:rsidR="007B0DCD" w:rsidRDefault="007B0DCD" w:rsidP="00486A6B">
      <w:pPr>
        <w:jc w:val="center"/>
      </w:pPr>
    </w:p>
    <w:p w14:paraId="389AFCB6" w14:textId="77777777" w:rsidR="007B0DCD" w:rsidRDefault="007B0DCD" w:rsidP="00486A6B">
      <w:pPr>
        <w:jc w:val="center"/>
      </w:pPr>
    </w:p>
    <w:p w14:paraId="389AFCB7" w14:textId="77777777" w:rsidR="007B0DCD" w:rsidRPr="007B0DCD" w:rsidRDefault="001B1407" w:rsidP="00486A6B">
      <w:pPr>
        <w:jc w:val="center"/>
        <w:rPr>
          <w:sz w:val="32"/>
        </w:rPr>
      </w:pPr>
      <w:r>
        <w:rPr>
          <w:sz w:val="32"/>
        </w:rPr>
        <w:t>Updated</w:t>
      </w:r>
      <w:r w:rsidR="007B0DCD">
        <w:rPr>
          <w:sz w:val="32"/>
        </w:rPr>
        <w:t xml:space="preserve"> </w:t>
      </w:r>
      <w:r>
        <w:rPr>
          <w:sz w:val="32"/>
        </w:rPr>
        <w:t>July</w:t>
      </w:r>
      <w:r w:rsidR="007B0DCD" w:rsidRPr="007B0DCD">
        <w:rPr>
          <w:sz w:val="32"/>
        </w:rPr>
        <w:t xml:space="preserve"> 2015</w:t>
      </w:r>
    </w:p>
    <w:p w14:paraId="389AFCB8" w14:textId="77777777" w:rsidR="007B0DCD" w:rsidRDefault="00486A6B">
      <w:r>
        <w:br w:type="page"/>
      </w:r>
    </w:p>
    <w:sdt>
      <w:sdtPr>
        <w:rPr>
          <w:rFonts w:asciiTheme="minorHAnsi" w:eastAsiaTheme="minorHAnsi" w:hAnsiTheme="minorHAnsi" w:cstheme="minorBidi"/>
          <w:color w:val="auto"/>
          <w:sz w:val="22"/>
          <w:szCs w:val="22"/>
        </w:rPr>
        <w:id w:val="1635598385"/>
        <w:docPartObj>
          <w:docPartGallery w:val="Table of Contents"/>
          <w:docPartUnique/>
        </w:docPartObj>
      </w:sdtPr>
      <w:sdtEndPr>
        <w:rPr>
          <w:b/>
          <w:bCs/>
          <w:noProof/>
        </w:rPr>
      </w:sdtEndPr>
      <w:sdtContent>
        <w:p w14:paraId="389AFCB9" w14:textId="77777777" w:rsidR="0056724D" w:rsidRDefault="0056724D">
          <w:pPr>
            <w:pStyle w:val="TOCHeading"/>
          </w:pPr>
          <w:r>
            <w:t>Table of Contents</w:t>
          </w:r>
        </w:p>
        <w:p w14:paraId="389AFCBA" w14:textId="77777777" w:rsidR="00BE042B" w:rsidRDefault="0056724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25418300" w:history="1">
            <w:r w:rsidR="00BE042B" w:rsidRPr="00FA5028">
              <w:rPr>
                <w:rStyle w:val="Hyperlink"/>
                <w:b/>
                <w:noProof/>
              </w:rPr>
              <w:t>Introduction</w:t>
            </w:r>
            <w:r w:rsidR="00BE042B">
              <w:rPr>
                <w:noProof/>
                <w:webHidden/>
              </w:rPr>
              <w:tab/>
            </w:r>
            <w:r w:rsidR="00BE042B">
              <w:rPr>
                <w:noProof/>
                <w:webHidden/>
              </w:rPr>
              <w:fldChar w:fldCharType="begin"/>
            </w:r>
            <w:r w:rsidR="00BE042B">
              <w:rPr>
                <w:noProof/>
                <w:webHidden/>
              </w:rPr>
              <w:instrText xml:space="preserve"> PAGEREF _Toc425418300 \h </w:instrText>
            </w:r>
            <w:r w:rsidR="00BE042B">
              <w:rPr>
                <w:noProof/>
                <w:webHidden/>
              </w:rPr>
            </w:r>
            <w:r w:rsidR="00BE042B">
              <w:rPr>
                <w:noProof/>
                <w:webHidden/>
              </w:rPr>
              <w:fldChar w:fldCharType="separate"/>
            </w:r>
            <w:r w:rsidR="00BE042B">
              <w:rPr>
                <w:noProof/>
                <w:webHidden/>
              </w:rPr>
              <w:t>3</w:t>
            </w:r>
            <w:r w:rsidR="00BE042B">
              <w:rPr>
                <w:noProof/>
                <w:webHidden/>
              </w:rPr>
              <w:fldChar w:fldCharType="end"/>
            </w:r>
          </w:hyperlink>
        </w:p>
        <w:p w14:paraId="389AFCBB" w14:textId="77777777" w:rsidR="00BE042B" w:rsidRDefault="00BE042B">
          <w:pPr>
            <w:pStyle w:val="TOC1"/>
            <w:tabs>
              <w:tab w:val="right" w:leader="dot" w:pos="9350"/>
            </w:tabs>
            <w:rPr>
              <w:rFonts w:eastAsiaTheme="minorEastAsia"/>
              <w:noProof/>
            </w:rPr>
          </w:pPr>
          <w:hyperlink w:anchor="_Toc425418301" w:history="1">
            <w:r w:rsidRPr="00FA5028">
              <w:rPr>
                <w:rStyle w:val="Hyperlink"/>
                <w:b/>
                <w:noProof/>
              </w:rPr>
              <w:t>Toolbox Overview</w:t>
            </w:r>
            <w:r>
              <w:rPr>
                <w:noProof/>
                <w:webHidden/>
              </w:rPr>
              <w:tab/>
            </w:r>
            <w:r>
              <w:rPr>
                <w:noProof/>
                <w:webHidden/>
              </w:rPr>
              <w:fldChar w:fldCharType="begin"/>
            </w:r>
            <w:r>
              <w:rPr>
                <w:noProof/>
                <w:webHidden/>
              </w:rPr>
              <w:instrText xml:space="preserve"> PAGEREF _Toc425418301 \h </w:instrText>
            </w:r>
            <w:r>
              <w:rPr>
                <w:noProof/>
                <w:webHidden/>
              </w:rPr>
            </w:r>
            <w:r>
              <w:rPr>
                <w:noProof/>
                <w:webHidden/>
              </w:rPr>
              <w:fldChar w:fldCharType="separate"/>
            </w:r>
            <w:r>
              <w:rPr>
                <w:noProof/>
                <w:webHidden/>
              </w:rPr>
              <w:t>4</w:t>
            </w:r>
            <w:r>
              <w:rPr>
                <w:noProof/>
                <w:webHidden/>
              </w:rPr>
              <w:fldChar w:fldCharType="end"/>
            </w:r>
          </w:hyperlink>
        </w:p>
        <w:p w14:paraId="389AFCBC" w14:textId="77777777" w:rsidR="00BE042B" w:rsidRDefault="00BE042B">
          <w:pPr>
            <w:pStyle w:val="TOC1"/>
            <w:tabs>
              <w:tab w:val="right" w:leader="dot" w:pos="9350"/>
            </w:tabs>
            <w:rPr>
              <w:rFonts w:eastAsiaTheme="minorEastAsia"/>
              <w:noProof/>
            </w:rPr>
          </w:pPr>
          <w:hyperlink w:anchor="_Toc425418302" w:history="1">
            <w:r w:rsidRPr="00FA5028">
              <w:rPr>
                <w:rStyle w:val="Hyperlink"/>
                <w:b/>
                <w:noProof/>
              </w:rPr>
              <w:t>processDTS</w:t>
            </w:r>
            <w:r>
              <w:rPr>
                <w:noProof/>
                <w:webHidden/>
              </w:rPr>
              <w:tab/>
            </w:r>
            <w:r>
              <w:rPr>
                <w:noProof/>
                <w:webHidden/>
              </w:rPr>
              <w:fldChar w:fldCharType="begin"/>
            </w:r>
            <w:r>
              <w:rPr>
                <w:noProof/>
                <w:webHidden/>
              </w:rPr>
              <w:instrText xml:space="preserve"> PAGEREF _Toc425418302 \h </w:instrText>
            </w:r>
            <w:r>
              <w:rPr>
                <w:noProof/>
                <w:webHidden/>
              </w:rPr>
            </w:r>
            <w:r>
              <w:rPr>
                <w:noProof/>
                <w:webHidden/>
              </w:rPr>
              <w:fldChar w:fldCharType="separate"/>
            </w:r>
            <w:r>
              <w:rPr>
                <w:noProof/>
                <w:webHidden/>
              </w:rPr>
              <w:t>5</w:t>
            </w:r>
            <w:r>
              <w:rPr>
                <w:noProof/>
                <w:webHidden/>
              </w:rPr>
              <w:fldChar w:fldCharType="end"/>
            </w:r>
          </w:hyperlink>
        </w:p>
        <w:p w14:paraId="389AFCBD" w14:textId="77777777" w:rsidR="00BE042B" w:rsidRDefault="00BE042B">
          <w:pPr>
            <w:pStyle w:val="TOC2"/>
            <w:tabs>
              <w:tab w:val="right" w:leader="dot" w:pos="9350"/>
            </w:tabs>
            <w:rPr>
              <w:rFonts w:eastAsiaTheme="minorEastAsia"/>
              <w:noProof/>
            </w:rPr>
          </w:pPr>
          <w:hyperlink w:anchor="_Toc425418303" w:history="1">
            <w:r w:rsidRPr="00FA5028">
              <w:rPr>
                <w:rStyle w:val="Hyperlink"/>
                <w:noProof/>
              </w:rPr>
              <w:t>DESCRIPTION:</w:t>
            </w:r>
            <w:r>
              <w:rPr>
                <w:noProof/>
                <w:webHidden/>
              </w:rPr>
              <w:tab/>
            </w:r>
            <w:r>
              <w:rPr>
                <w:noProof/>
                <w:webHidden/>
              </w:rPr>
              <w:fldChar w:fldCharType="begin"/>
            </w:r>
            <w:r>
              <w:rPr>
                <w:noProof/>
                <w:webHidden/>
              </w:rPr>
              <w:instrText xml:space="preserve"> PAGEREF _Toc425418303 \h </w:instrText>
            </w:r>
            <w:r>
              <w:rPr>
                <w:noProof/>
                <w:webHidden/>
              </w:rPr>
            </w:r>
            <w:r>
              <w:rPr>
                <w:noProof/>
                <w:webHidden/>
              </w:rPr>
              <w:fldChar w:fldCharType="separate"/>
            </w:r>
            <w:r>
              <w:rPr>
                <w:noProof/>
                <w:webHidden/>
              </w:rPr>
              <w:t>5</w:t>
            </w:r>
            <w:r>
              <w:rPr>
                <w:noProof/>
                <w:webHidden/>
              </w:rPr>
              <w:fldChar w:fldCharType="end"/>
            </w:r>
          </w:hyperlink>
        </w:p>
        <w:p w14:paraId="389AFCBE" w14:textId="77777777" w:rsidR="00BE042B" w:rsidRDefault="00BE042B">
          <w:pPr>
            <w:pStyle w:val="TOC2"/>
            <w:tabs>
              <w:tab w:val="right" w:leader="dot" w:pos="9350"/>
            </w:tabs>
            <w:rPr>
              <w:rFonts w:eastAsiaTheme="minorEastAsia"/>
              <w:noProof/>
            </w:rPr>
          </w:pPr>
          <w:hyperlink w:anchor="_Toc425418304" w:history="1">
            <w:r w:rsidRPr="00FA5028">
              <w:rPr>
                <w:rStyle w:val="Hyperlink"/>
                <w:noProof/>
              </w:rPr>
              <w:t>USAGE:</w:t>
            </w:r>
            <w:r>
              <w:rPr>
                <w:noProof/>
                <w:webHidden/>
              </w:rPr>
              <w:tab/>
            </w:r>
            <w:r>
              <w:rPr>
                <w:noProof/>
                <w:webHidden/>
              </w:rPr>
              <w:fldChar w:fldCharType="begin"/>
            </w:r>
            <w:r>
              <w:rPr>
                <w:noProof/>
                <w:webHidden/>
              </w:rPr>
              <w:instrText xml:space="preserve"> PAGEREF _Toc425418304 \h </w:instrText>
            </w:r>
            <w:r>
              <w:rPr>
                <w:noProof/>
                <w:webHidden/>
              </w:rPr>
            </w:r>
            <w:r>
              <w:rPr>
                <w:noProof/>
                <w:webHidden/>
              </w:rPr>
              <w:fldChar w:fldCharType="separate"/>
            </w:r>
            <w:r>
              <w:rPr>
                <w:noProof/>
                <w:webHidden/>
              </w:rPr>
              <w:t>5</w:t>
            </w:r>
            <w:r>
              <w:rPr>
                <w:noProof/>
                <w:webHidden/>
              </w:rPr>
              <w:fldChar w:fldCharType="end"/>
            </w:r>
          </w:hyperlink>
        </w:p>
        <w:p w14:paraId="389AFCBF" w14:textId="77777777" w:rsidR="00BE042B" w:rsidRDefault="00BE042B">
          <w:pPr>
            <w:pStyle w:val="TOC2"/>
            <w:tabs>
              <w:tab w:val="right" w:leader="dot" w:pos="9350"/>
            </w:tabs>
            <w:rPr>
              <w:rFonts w:eastAsiaTheme="minorEastAsia"/>
              <w:noProof/>
            </w:rPr>
          </w:pPr>
          <w:hyperlink w:anchor="_Toc425418305" w:history="1">
            <w:r w:rsidRPr="00FA5028">
              <w:rPr>
                <w:rStyle w:val="Hyperlink"/>
                <w:noProof/>
              </w:rPr>
              <w:t>OUTPUT:</w:t>
            </w:r>
            <w:r>
              <w:rPr>
                <w:noProof/>
                <w:webHidden/>
              </w:rPr>
              <w:tab/>
            </w:r>
            <w:r>
              <w:rPr>
                <w:noProof/>
                <w:webHidden/>
              </w:rPr>
              <w:fldChar w:fldCharType="begin"/>
            </w:r>
            <w:r>
              <w:rPr>
                <w:noProof/>
                <w:webHidden/>
              </w:rPr>
              <w:instrText xml:space="preserve"> PAGEREF _Toc425418305 \h </w:instrText>
            </w:r>
            <w:r>
              <w:rPr>
                <w:noProof/>
                <w:webHidden/>
              </w:rPr>
            </w:r>
            <w:r>
              <w:rPr>
                <w:noProof/>
                <w:webHidden/>
              </w:rPr>
              <w:fldChar w:fldCharType="separate"/>
            </w:r>
            <w:r>
              <w:rPr>
                <w:noProof/>
                <w:webHidden/>
              </w:rPr>
              <w:t>7</w:t>
            </w:r>
            <w:r>
              <w:rPr>
                <w:noProof/>
                <w:webHidden/>
              </w:rPr>
              <w:fldChar w:fldCharType="end"/>
            </w:r>
          </w:hyperlink>
        </w:p>
        <w:p w14:paraId="389AFCC0" w14:textId="77777777" w:rsidR="00BE042B" w:rsidRDefault="00BE042B">
          <w:pPr>
            <w:pStyle w:val="TOC2"/>
            <w:tabs>
              <w:tab w:val="right" w:leader="dot" w:pos="9350"/>
            </w:tabs>
            <w:rPr>
              <w:rFonts w:eastAsiaTheme="minorEastAsia"/>
              <w:noProof/>
            </w:rPr>
          </w:pPr>
          <w:hyperlink w:anchor="_Toc425418306" w:history="1">
            <w:r w:rsidRPr="00FA5028">
              <w:rPr>
                <w:rStyle w:val="Hyperlink"/>
                <w:noProof/>
              </w:rPr>
              <w:t>PROCESSING ERRORS/ISSUES:</w:t>
            </w:r>
            <w:r>
              <w:rPr>
                <w:noProof/>
                <w:webHidden/>
              </w:rPr>
              <w:tab/>
            </w:r>
            <w:r>
              <w:rPr>
                <w:noProof/>
                <w:webHidden/>
              </w:rPr>
              <w:fldChar w:fldCharType="begin"/>
            </w:r>
            <w:r>
              <w:rPr>
                <w:noProof/>
                <w:webHidden/>
              </w:rPr>
              <w:instrText xml:space="preserve"> PAGEREF _Toc425418306 \h </w:instrText>
            </w:r>
            <w:r>
              <w:rPr>
                <w:noProof/>
                <w:webHidden/>
              </w:rPr>
            </w:r>
            <w:r>
              <w:rPr>
                <w:noProof/>
                <w:webHidden/>
              </w:rPr>
              <w:fldChar w:fldCharType="separate"/>
            </w:r>
            <w:r>
              <w:rPr>
                <w:noProof/>
                <w:webHidden/>
              </w:rPr>
              <w:t>7</w:t>
            </w:r>
            <w:r>
              <w:rPr>
                <w:noProof/>
                <w:webHidden/>
              </w:rPr>
              <w:fldChar w:fldCharType="end"/>
            </w:r>
          </w:hyperlink>
        </w:p>
        <w:p w14:paraId="389AFCC1" w14:textId="77777777" w:rsidR="00BE042B" w:rsidRDefault="00BE042B">
          <w:pPr>
            <w:pStyle w:val="TOC1"/>
            <w:tabs>
              <w:tab w:val="right" w:leader="dot" w:pos="9350"/>
            </w:tabs>
            <w:rPr>
              <w:rFonts w:eastAsiaTheme="minorEastAsia"/>
              <w:noProof/>
            </w:rPr>
          </w:pPr>
          <w:hyperlink w:anchor="_Toc425418307" w:history="1">
            <w:r w:rsidRPr="00FA5028">
              <w:rPr>
                <w:rStyle w:val="Hyperlink"/>
                <w:b/>
                <w:noProof/>
              </w:rPr>
              <w:t>tref2DTS</w:t>
            </w:r>
            <w:r>
              <w:rPr>
                <w:noProof/>
                <w:webHidden/>
              </w:rPr>
              <w:tab/>
            </w:r>
            <w:r>
              <w:rPr>
                <w:noProof/>
                <w:webHidden/>
              </w:rPr>
              <w:fldChar w:fldCharType="begin"/>
            </w:r>
            <w:r>
              <w:rPr>
                <w:noProof/>
                <w:webHidden/>
              </w:rPr>
              <w:instrText xml:space="preserve"> PAGEREF _Toc425418307 \h </w:instrText>
            </w:r>
            <w:r>
              <w:rPr>
                <w:noProof/>
                <w:webHidden/>
              </w:rPr>
            </w:r>
            <w:r>
              <w:rPr>
                <w:noProof/>
                <w:webHidden/>
              </w:rPr>
              <w:fldChar w:fldCharType="separate"/>
            </w:r>
            <w:r>
              <w:rPr>
                <w:noProof/>
                <w:webHidden/>
              </w:rPr>
              <w:t>8</w:t>
            </w:r>
            <w:r>
              <w:rPr>
                <w:noProof/>
                <w:webHidden/>
              </w:rPr>
              <w:fldChar w:fldCharType="end"/>
            </w:r>
          </w:hyperlink>
        </w:p>
        <w:p w14:paraId="389AFCC2" w14:textId="77777777" w:rsidR="00BE042B" w:rsidRDefault="00BE042B">
          <w:pPr>
            <w:pStyle w:val="TOC2"/>
            <w:tabs>
              <w:tab w:val="right" w:leader="dot" w:pos="9350"/>
            </w:tabs>
            <w:rPr>
              <w:rFonts w:eastAsiaTheme="minorEastAsia"/>
              <w:noProof/>
            </w:rPr>
          </w:pPr>
          <w:hyperlink w:anchor="_Toc425418308" w:history="1">
            <w:r w:rsidRPr="00FA5028">
              <w:rPr>
                <w:rStyle w:val="Hyperlink"/>
                <w:noProof/>
              </w:rPr>
              <w:t>DESCRIPTION:</w:t>
            </w:r>
            <w:r>
              <w:rPr>
                <w:noProof/>
                <w:webHidden/>
              </w:rPr>
              <w:tab/>
            </w:r>
            <w:r>
              <w:rPr>
                <w:noProof/>
                <w:webHidden/>
              </w:rPr>
              <w:fldChar w:fldCharType="begin"/>
            </w:r>
            <w:r>
              <w:rPr>
                <w:noProof/>
                <w:webHidden/>
              </w:rPr>
              <w:instrText xml:space="preserve"> PAGEREF _Toc425418308 \h </w:instrText>
            </w:r>
            <w:r>
              <w:rPr>
                <w:noProof/>
                <w:webHidden/>
              </w:rPr>
            </w:r>
            <w:r>
              <w:rPr>
                <w:noProof/>
                <w:webHidden/>
              </w:rPr>
              <w:fldChar w:fldCharType="separate"/>
            </w:r>
            <w:r>
              <w:rPr>
                <w:noProof/>
                <w:webHidden/>
              </w:rPr>
              <w:t>8</w:t>
            </w:r>
            <w:r>
              <w:rPr>
                <w:noProof/>
                <w:webHidden/>
              </w:rPr>
              <w:fldChar w:fldCharType="end"/>
            </w:r>
          </w:hyperlink>
        </w:p>
        <w:p w14:paraId="389AFCC3" w14:textId="77777777" w:rsidR="00BE042B" w:rsidRDefault="00BE042B">
          <w:pPr>
            <w:pStyle w:val="TOC2"/>
            <w:tabs>
              <w:tab w:val="right" w:leader="dot" w:pos="9350"/>
            </w:tabs>
            <w:rPr>
              <w:rFonts w:eastAsiaTheme="minorEastAsia"/>
              <w:noProof/>
            </w:rPr>
          </w:pPr>
          <w:hyperlink w:anchor="_Toc425418309" w:history="1">
            <w:r w:rsidRPr="00FA5028">
              <w:rPr>
                <w:rStyle w:val="Hyperlink"/>
                <w:noProof/>
              </w:rPr>
              <w:t>USAGE:</w:t>
            </w:r>
            <w:r>
              <w:rPr>
                <w:noProof/>
                <w:webHidden/>
              </w:rPr>
              <w:tab/>
            </w:r>
            <w:r>
              <w:rPr>
                <w:noProof/>
                <w:webHidden/>
              </w:rPr>
              <w:fldChar w:fldCharType="begin"/>
            </w:r>
            <w:r>
              <w:rPr>
                <w:noProof/>
                <w:webHidden/>
              </w:rPr>
              <w:instrText xml:space="preserve"> PAGEREF _Toc425418309 \h </w:instrText>
            </w:r>
            <w:r>
              <w:rPr>
                <w:noProof/>
                <w:webHidden/>
              </w:rPr>
            </w:r>
            <w:r>
              <w:rPr>
                <w:noProof/>
                <w:webHidden/>
              </w:rPr>
              <w:fldChar w:fldCharType="separate"/>
            </w:r>
            <w:r>
              <w:rPr>
                <w:noProof/>
                <w:webHidden/>
              </w:rPr>
              <w:t>8</w:t>
            </w:r>
            <w:r>
              <w:rPr>
                <w:noProof/>
                <w:webHidden/>
              </w:rPr>
              <w:fldChar w:fldCharType="end"/>
            </w:r>
          </w:hyperlink>
        </w:p>
        <w:p w14:paraId="389AFCC4" w14:textId="77777777" w:rsidR="00BE042B" w:rsidRDefault="00BE042B">
          <w:pPr>
            <w:pStyle w:val="TOC2"/>
            <w:tabs>
              <w:tab w:val="right" w:leader="dot" w:pos="9350"/>
            </w:tabs>
            <w:rPr>
              <w:rFonts w:eastAsiaTheme="minorEastAsia"/>
              <w:noProof/>
            </w:rPr>
          </w:pPr>
          <w:hyperlink w:anchor="_Toc425418310" w:history="1">
            <w:r w:rsidRPr="00FA5028">
              <w:rPr>
                <w:rStyle w:val="Hyperlink"/>
                <w:noProof/>
              </w:rPr>
              <w:t>OUTPUT:</w:t>
            </w:r>
            <w:r>
              <w:rPr>
                <w:noProof/>
                <w:webHidden/>
              </w:rPr>
              <w:tab/>
            </w:r>
            <w:r>
              <w:rPr>
                <w:noProof/>
                <w:webHidden/>
              </w:rPr>
              <w:fldChar w:fldCharType="begin"/>
            </w:r>
            <w:r>
              <w:rPr>
                <w:noProof/>
                <w:webHidden/>
              </w:rPr>
              <w:instrText xml:space="preserve"> PAGEREF _Toc425418310 \h </w:instrText>
            </w:r>
            <w:r>
              <w:rPr>
                <w:noProof/>
                <w:webHidden/>
              </w:rPr>
            </w:r>
            <w:r>
              <w:rPr>
                <w:noProof/>
                <w:webHidden/>
              </w:rPr>
              <w:fldChar w:fldCharType="separate"/>
            </w:r>
            <w:r>
              <w:rPr>
                <w:noProof/>
                <w:webHidden/>
              </w:rPr>
              <w:t>9</w:t>
            </w:r>
            <w:r>
              <w:rPr>
                <w:noProof/>
                <w:webHidden/>
              </w:rPr>
              <w:fldChar w:fldCharType="end"/>
            </w:r>
          </w:hyperlink>
        </w:p>
        <w:p w14:paraId="389AFCC5" w14:textId="77777777" w:rsidR="00BE042B" w:rsidRDefault="00BE042B">
          <w:pPr>
            <w:pStyle w:val="TOC2"/>
            <w:tabs>
              <w:tab w:val="right" w:leader="dot" w:pos="9350"/>
            </w:tabs>
            <w:rPr>
              <w:rFonts w:eastAsiaTheme="minorEastAsia"/>
              <w:noProof/>
            </w:rPr>
          </w:pPr>
          <w:hyperlink w:anchor="_Toc425418311" w:history="1">
            <w:r w:rsidRPr="00FA5028">
              <w:rPr>
                <w:rStyle w:val="Hyperlink"/>
                <w:b/>
                <w:noProof/>
              </w:rPr>
              <w:t>Processing Errors/ Issues:</w:t>
            </w:r>
            <w:r>
              <w:rPr>
                <w:noProof/>
                <w:webHidden/>
              </w:rPr>
              <w:tab/>
            </w:r>
            <w:r>
              <w:rPr>
                <w:noProof/>
                <w:webHidden/>
              </w:rPr>
              <w:fldChar w:fldCharType="begin"/>
            </w:r>
            <w:r>
              <w:rPr>
                <w:noProof/>
                <w:webHidden/>
              </w:rPr>
              <w:instrText xml:space="preserve"> PAGEREF _Toc425418311 \h </w:instrText>
            </w:r>
            <w:r>
              <w:rPr>
                <w:noProof/>
                <w:webHidden/>
              </w:rPr>
            </w:r>
            <w:r>
              <w:rPr>
                <w:noProof/>
                <w:webHidden/>
              </w:rPr>
              <w:fldChar w:fldCharType="separate"/>
            </w:r>
            <w:r>
              <w:rPr>
                <w:noProof/>
                <w:webHidden/>
              </w:rPr>
              <w:t>9</w:t>
            </w:r>
            <w:r>
              <w:rPr>
                <w:noProof/>
                <w:webHidden/>
              </w:rPr>
              <w:fldChar w:fldCharType="end"/>
            </w:r>
          </w:hyperlink>
        </w:p>
        <w:p w14:paraId="389AFCC6" w14:textId="77777777" w:rsidR="00BE042B" w:rsidRDefault="00BE042B">
          <w:pPr>
            <w:pStyle w:val="TOC1"/>
            <w:tabs>
              <w:tab w:val="right" w:leader="dot" w:pos="9350"/>
            </w:tabs>
            <w:rPr>
              <w:rFonts w:eastAsiaTheme="minorEastAsia"/>
              <w:noProof/>
            </w:rPr>
          </w:pPr>
          <w:hyperlink w:anchor="_Toc425418312" w:history="1">
            <w:r w:rsidRPr="00FA5028">
              <w:rPr>
                <w:rStyle w:val="Hyperlink"/>
                <w:b/>
                <w:noProof/>
              </w:rPr>
              <w:t>calDTS</w:t>
            </w:r>
            <w:r>
              <w:rPr>
                <w:noProof/>
                <w:webHidden/>
              </w:rPr>
              <w:tab/>
            </w:r>
            <w:r>
              <w:rPr>
                <w:noProof/>
                <w:webHidden/>
              </w:rPr>
              <w:fldChar w:fldCharType="begin"/>
            </w:r>
            <w:r>
              <w:rPr>
                <w:noProof/>
                <w:webHidden/>
              </w:rPr>
              <w:instrText xml:space="preserve"> PAGEREF _Toc425418312 \h </w:instrText>
            </w:r>
            <w:r>
              <w:rPr>
                <w:noProof/>
                <w:webHidden/>
              </w:rPr>
            </w:r>
            <w:r>
              <w:rPr>
                <w:noProof/>
                <w:webHidden/>
              </w:rPr>
              <w:fldChar w:fldCharType="separate"/>
            </w:r>
            <w:r>
              <w:rPr>
                <w:noProof/>
                <w:webHidden/>
              </w:rPr>
              <w:t>10</w:t>
            </w:r>
            <w:r>
              <w:rPr>
                <w:noProof/>
                <w:webHidden/>
              </w:rPr>
              <w:fldChar w:fldCharType="end"/>
            </w:r>
          </w:hyperlink>
        </w:p>
        <w:p w14:paraId="389AFCC7" w14:textId="77777777" w:rsidR="00BE042B" w:rsidRDefault="00BE042B">
          <w:pPr>
            <w:pStyle w:val="TOC2"/>
            <w:tabs>
              <w:tab w:val="right" w:leader="dot" w:pos="9350"/>
            </w:tabs>
            <w:rPr>
              <w:rFonts w:eastAsiaTheme="minorEastAsia"/>
              <w:noProof/>
            </w:rPr>
          </w:pPr>
          <w:hyperlink w:anchor="_Toc425418313" w:history="1">
            <w:r w:rsidRPr="00FA5028">
              <w:rPr>
                <w:rStyle w:val="Hyperlink"/>
                <w:noProof/>
              </w:rPr>
              <w:t>DESCRIPTION:</w:t>
            </w:r>
            <w:r>
              <w:rPr>
                <w:noProof/>
                <w:webHidden/>
              </w:rPr>
              <w:tab/>
            </w:r>
            <w:r>
              <w:rPr>
                <w:noProof/>
                <w:webHidden/>
              </w:rPr>
              <w:fldChar w:fldCharType="begin"/>
            </w:r>
            <w:r>
              <w:rPr>
                <w:noProof/>
                <w:webHidden/>
              </w:rPr>
              <w:instrText xml:space="preserve"> PAGEREF _Toc425418313 \h </w:instrText>
            </w:r>
            <w:r>
              <w:rPr>
                <w:noProof/>
                <w:webHidden/>
              </w:rPr>
            </w:r>
            <w:r>
              <w:rPr>
                <w:noProof/>
                <w:webHidden/>
              </w:rPr>
              <w:fldChar w:fldCharType="separate"/>
            </w:r>
            <w:r>
              <w:rPr>
                <w:noProof/>
                <w:webHidden/>
              </w:rPr>
              <w:t>10</w:t>
            </w:r>
            <w:r>
              <w:rPr>
                <w:noProof/>
                <w:webHidden/>
              </w:rPr>
              <w:fldChar w:fldCharType="end"/>
            </w:r>
          </w:hyperlink>
        </w:p>
        <w:p w14:paraId="389AFCC8" w14:textId="77777777" w:rsidR="00BE042B" w:rsidRDefault="00BE042B">
          <w:pPr>
            <w:pStyle w:val="TOC2"/>
            <w:tabs>
              <w:tab w:val="right" w:leader="dot" w:pos="9350"/>
            </w:tabs>
            <w:rPr>
              <w:rFonts w:eastAsiaTheme="minorEastAsia"/>
              <w:noProof/>
            </w:rPr>
          </w:pPr>
          <w:hyperlink w:anchor="_Toc425418314" w:history="1">
            <w:r w:rsidRPr="00FA5028">
              <w:rPr>
                <w:rStyle w:val="Hyperlink"/>
                <w:noProof/>
              </w:rPr>
              <w:t>USAGE:</w:t>
            </w:r>
            <w:r>
              <w:rPr>
                <w:noProof/>
                <w:webHidden/>
              </w:rPr>
              <w:tab/>
            </w:r>
            <w:r>
              <w:rPr>
                <w:noProof/>
                <w:webHidden/>
              </w:rPr>
              <w:fldChar w:fldCharType="begin"/>
            </w:r>
            <w:r>
              <w:rPr>
                <w:noProof/>
                <w:webHidden/>
              </w:rPr>
              <w:instrText xml:space="preserve"> PAGEREF _Toc425418314 \h </w:instrText>
            </w:r>
            <w:r>
              <w:rPr>
                <w:noProof/>
                <w:webHidden/>
              </w:rPr>
            </w:r>
            <w:r>
              <w:rPr>
                <w:noProof/>
                <w:webHidden/>
              </w:rPr>
              <w:fldChar w:fldCharType="separate"/>
            </w:r>
            <w:r>
              <w:rPr>
                <w:noProof/>
                <w:webHidden/>
              </w:rPr>
              <w:t>10</w:t>
            </w:r>
            <w:r>
              <w:rPr>
                <w:noProof/>
                <w:webHidden/>
              </w:rPr>
              <w:fldChar w:fldCharType="end"/>
            </w:r>
          </w:hyperlink>
        </w:p>
        <w:p w14:paraId="389AFCC9" w14:textId="77777777" w:rsidR="00BE042B" w:rsidRDefault="00BE042B">
          <w:pPr>
            <w:pStyle w:val="TOC2"/>
            <w:tabs>
              <w:tab w:val="right" w:leader="dot" w:pos="9350"/>
            </w:tabs>
            <w:rPr>
              <w:rFonts w:eastAsiaTheme="minorEastAsia"/>
              <w:noProof/>
            </w:rPr>
          </w:pPr>
          <w:hyperlink w:anchor="_Toc425418315" w:history="1">
            <w:r w:rsidRPr="00FA5028">
              <w:rPr>
                <w:rStyle w:val="Hyperlink"/>
                <w:noProof/>
              </w:rPr>
              <w:t>OUTPUT:</w:t>
            </w:r>
            <w:r>
              <w:rPr>
                <w:noProof/>
                <w:webHidden/>
              </w:rPr>
              <w:tab/>
            </w:r>
            <w:r>
              <w:rPr>
                <w:noProof/>
                <w:webHidden/>
              </w:rPr>
              <w:fldChar w:fldCharType="begin"/>
            </w:r>
            <w:r>
              <w:rPr>
                <w:noProof/>
                <w:webHidden/>
              </w:rPr>
              <w:instrText xml:space="preserve"> PAGEREF _Toc425418315 \h </w:instrText>
            </w:r>
            <w:r>
              <w:rPr>
                <w:noProof/>
                <w:webHidden/>
              </w:rPr>
            </w:r>
            <w:r>
              <w:rPr>
                <w:noProof/>
                <w:webHidden/>
              </w:rPr>
              <w:fldChar w:fldCharType="separate"/>
            </w:r>
            <w:r>
              <w:rPr>
                <w:noProof/>
                <w:webHidden/>
              </w:rPr>
              <w:t>12</w:t>
            </w:r>
            <w:r>
              <w:rPr>
                <w:noProof/>
                <w:webHidden/>
              </w:rPr>
              <w:fldChar w:fldCharType="end"/>
            </w:r>
          </w:hyperlink>
        </w:p>
        <w:p w14:paraId="389AFCCA" w14:textId="77777777" w:rsidR="00BE042B" w:rsidRDefault="00BE042B">
          <w:pPr>
            <w:pStyle w:val="TOC2"/>
            <w:tabs>
              <w:tab w:val="right" w:leader="dot" w:pos="9350"/>
            </w:tabs>
            <w:rPr>
              <w:rFonts w:eastAsiaTheme="minorEastAsia"/>
              <w:noProof/>
            </w:rPr>
          </w:pPr>
          <w:hyperlink w:anchor="_Toc425418316" w:history="1">
            <w:r w:rsidRPr="00FA5028">
              <w:rPr>
                <w:rStyle w:val="Hyperlink"/>
                <w:b/>
                <w:noProof/>
              </w:rPr>
              <w:t>Data Processing Example</w:t>
            </w:r>
            <w:r>
              <w:rPr>
                <w:noProof/>
                <w:webHidden/>
              </w:rPr>
              <w:tab/>
            </w:r>
            <w:r>
              <w:rPr>
                <w:noProof/>
                <w:webHidden/>
              </w:rPr>
              <w:fldChar w:fldCharType="begin"/>
            </w:r>
            <w:r>
              <w:rPr>
                <w:noProof/>
                <w:webHidden/>
              </w:rPr>
              <w:instrText xml:space="preserve"> PAGEREF _Toc425418316 \h </w:instrText>
            </w:r>
            <w:r>
              <w:rPr>
                <w:noProof/>
                <w:webHidden/>
              </w:rPr>
            </w:r>
            <w:r>
              <w:rPr>
                <w:noProof/>
                <w:webHidden/>
              </w:rPr>
              <w:fldChar w:fldCharType="separate"/>
            </w:r>
            <w:r>
              <w:rPr>
                <w:noProof/>
                <w:webHidden/>
              </w:rPr>
              <w:t>13</w:t>
            </w:r>
            <w:r>
              <w:rPr>
                <w:noProof/>
                <w:webHidden/>
              </w:rPr>
              <w:fldChar w:fldCharType="end"/>
            </w:r>
          </w:hyperlink>
        </w:p>
        <w:p w14:paraId="389AFCCB" w14:textId="77777777" w:rsidR="00BE042B" w:rsidRDefault="00BE042B">
          <w:pPr>
            <w:pStyle w:val="TOC2"/>
            <w:tabs>
              <w:tab w:val="right" w:leader="dot" w:pos="9350"/>
            </w:tabs>
            <w:rPr>
              <w:rFonts w:eastAsiaTheme="minorEastAsia"/>
              <w:noProof/>
            </w:rPr>
          </w:pPr>
          <w:hyperlink w:anchor="_Toc425418317" w:history="1">
            <w:r w:rsidRPr="00FA5028">
              <w:rPr>
                <w:rStyle w:val="Hyperlink"/>
                <w:noProof/>
              </w:rPr>
              <w:t>Introduction:</w:t>
            </w:r>
            <w:r>
              <w:rPr>
                <w:noProof/>
                <w:webHidden/>
              </w:rPr>
              <w:tab/>
            </w:r>
            <w:r>
              <w:rPr>
                <w:noProof/>
                <w:webHidden/>
              </w:rPr>
              <w:fldChar w:fldCharType="begin"/>
            </w:r>
            <w:r>
              <w:rPr>
                <w:noProof/>
                <w:webHidden/>
              </w:rPr>
              <w:instrText xml:space="preserve"> PAGEREF _Toc425418317 \h </w:instrText>
            </w:r>
            <w:r>
              <w:rPr>
                <w:noProof/>
                <w:webHidden/>
              </w:rPr>
            </w:r>
            <w:r>
              <w:rPr>
                <w:noProof/>
                <w:webHidden/>
              </w:rPr>
              <w:fldChar w:fldCharType="separate"/>
            </w:r>
            <w:r>
              <w:rPr>
                <w:noProof/>
                <w:webHidden/>
              </w:rPr>
              <w:t>13</w:t>
            </w:r>
            <w:r>
              <w:rPr>
                <w:noProof/>
                <w:webHidden/>
              </w:rPr>
              <w:fldChar w:fldCharType="end"/>
            </w:r>
          </w:hyperlink>
        </w:p>
        <w:p w14:paraId="389AFCCC" w14:textId="77777777" w:rsidR="00BE042B" w:rsidRDefault="00BE042B">
          <w:pPr>
            <w:pStyle w:val="TOC2"/>
            <w:tabs>
              <w:tab w:val="right" w:leader="dot" w:pos="9350"/>
            </w:tabs>
            <w:rPr>
              <w:rFonts w:eastAsiaTheme="minorEastAsia"/>
              <w:noProof/>
            </w:rPr>
          </w:pPr>
          <w:hyperlink w:anchor="_Toc425418318" w:history="1">
            <w:r w:rsidRPr="00FA5028">
              <w:rPr>
                <w:rStyle w:val="Hyperlink"/>
                <w:noProof/>
              </w:rPr>
              <w:t>Executing CTEMPs MATLAB DTS Toolbox:</w:t>
            </w:r>
            <w:r>
              <w:rPr>
                <w:noProof/>
                <w:webHidden/>
              </w:rPr>
              <w:tab/>
            </w:r>
            <w:r>
              <w:rPr>
                <w:noProof/>
                <w:webHidden/>
              </w:rPr>
              <w:fldChar w:fldCharType="begin"/>
            </w:r>
            <w:r>
              <w:rPr>
                <w:noProof/>
                <w:webHidden/>
              </w:rPr>
              <w:instrText xml:space="preserve"> PAGEREF _Toc425418318 \h </w:instrText>
            </w:r>
            <w:r>
              <w:rPr>
                <w:noProof/>
                <w:webHidden/>
              </w:rPr>
            </w:r>
            <w:r>
              <w:rPr>
                <w:noProof/>
                <w:webHidden/>
              </w:rPr>
              <w:fldChar w:fldCharType="separate"/>
            </w:r>
            <w:r>
              <w:rPr>
                <w:noProof/>
                <w:webHidden/>
              </w:rPr>
              <w:t>14</w:t>
            </w:r>
            <w:r>
              <w:rPr>
                <w:noProof/>
                <w:webHidden/>
              </w:rPr>
              <w:fldChar w:fldCharType="end"/>
            </w:r>
          </w:hyperlink>
        </w:p>
        <w:p w14:paraId="389AFCCD" w14:textId="77777777" w:rsidR="00BE042B" w:rsidRDefault="00BE042B">
          <w:pPr>
            <w:pStyle w:val="TOC2"/>
            <w:tabs>
              <w:tab w:val="right" w:leader="dot" w:pos="9350"/>
            </w:tabs>
            <w:rPr>
              <w:rFonts w:eastAsiaTheme="minorEastAsia"/>
              <w:noProof/>
            </w:rPr>
          </w:pPr>
          <w:hyperlink w:anchor="_Toc425418319" w:history="1">
            <w:r w:rsidRPr="00FA5028">
              <w:rPr>
                <w:rStyle w:val="Hyperlink"/>
                <w:noProof/>
              </w:rPr>
              <w:t>Parsing DTS file:</w:t>
            </w:r>
            <w:r>
              <w:rPr>
                <w:noProof/>
                <w:webHidden/>
              </w:rPr>
              <w:tab/>
            </w:r>
            <w:r>
              <w:rPr>
                <w:noProof/>
                <w:webHidden/>
              </w:rPr>
              <w:fldChar w:fldCharType="begin"/>
            </w:r>
            <w:r>
              <w:rPr>
                <w:noProof/>
                <w:webHidden/>
              </w:rPr>
              <w:instrText xml:space="preserve"> PAGEREF _Toc425418319 \h </w:instrText>
            </w:r>
            <w:r>
              <w:rPr>
                <w:noProof/>
                <w:webHidden/>
              </w:rPr>
            </w:r>
            <w:r>
              <w:rPr>
                <w:noProof/>
                <w:webHidden/>
              </w:rPr>
              <w:fldChar w:fldCharType="separate"/>
            </w:r>
            <w:r>
              <w:rPr>
                <w:noProof/>
                <w:webHidden/>
              </w:rPr>
              <w:t>15</w:t>
            </w:r>
            <w:r>
              <w:rPr>
                <w:noProof/>
                <w:webHidden/>
              </w:rPr>
              <w:fldChar w:fldCharType="end"/>
            </w:r>
          </w:hyperlink>
        </w:p>
        <w:p w14:paraId="389AFCCE" w14:textId="77777777" w:rsidR="00BE042B" w:rsidRDefault="00BE042B">
          <w:pPr>
            <w:pStyle w:val="TOC3"/>
            <w:tabs>
              <w:tab w:val="right" w:leader="dot" w:pos="9350"/>
            </w:tabs>
            <w:rPr>
              <w:rFonts w:eastAsiaTheme="minorEastAsia"/>
              <w:noProof/>
            </w:rPr>
          </w:pPr>
          <w:hyperlink w:anchor="_Toc425418320" w:history="1">
            <w:r w:rsidRPr="00FA5028">
              <w:rPr>
                <w:rStyle w:val="Hyperlink"/>
                <w:noProof/>
              </w:rPr>
              <w:t>Background:</w:t>
            </w:r>
            <w:r>
              <w:rPr>
                <w:noProof/>
                <w:webHidden/>
              </w:rPr>
              <w:tab/>
            </w:r>
            <w:r>
              <w:rPr>
                <w:noProof/>
                <w:webHidden/>
              </w:rPr>
              <w:fldChar w:fldCharType="begin"/>
            </w:r>
            <w:r>
              <w:rPr>
                <w:noProof/>
                <w:webHidden/>
              </w:rPr>
              <w:instrText xml:space="preserve"> PAGEREF _Toc425418320 \h </w:instrText>
            </w:r>
            <w:r>
              <w:rPr>
                <w:noProof/>
                <w:webHidden/>
              </w:rPr>
            </w:r>
            <w:r>
              <w:rPr>
                <w:noProof/>
                <w:webHidden/>
              </w:rPr>
              <w:fldChar w:fldCharType="separate"/>
            </w:r>
            <w:r>
              <w:rPr>
                <w:noProof/>
                <w:webHidden/>
              </w:rPr>
              <w:t>15</w:t>
            </w:r>
            <w:r>
              <w:rPr>
                <w:noProof/>
                <w:webHidden/>
              </w:rPr>
              <w:fldChar w:fldCharType="end"/>
            </w:r>
          </w:hyperlink>
        </w:p>
        <w:p w14:paraId="389AFCCF" w14:textId="77777777" w:rsidR="00BE042B" w:rsidRDefault="00BE042B">
          <w:pPr>
            <w:pStyle w:val="TOC3"/>
            <w:tabs>
              <w:tab w:val="right" w:leader="dot" w:pos="9350"/>
            </w:tabs>
            <w:rPr>
              <w:rFonts w:eastAsiaTheme="minorEastAsia"/>
              <w:noProof/>
            </w:rPr>
          </w:pPr>
          <w:hyperlink w:anchor="_Toc425418321" w:history="1">
            <w:r w:rsidRPr="00FA5028">
              <w:rPr>
                <w:rStyle w:val="Hyperlink"/>
                <w:noProof/>
              </w:rPr>
              <w:t>MATLAB:</w:t>
            </w:r>
            <w:r>
              <w:rPr>
                <w:noProof/>
                <w:webHidden/>
              </w:rPr>
              <w:tab/>
            </w:r>
            <w:r>
              <w:rPr>
                <w:noProof/>
                <w:webHidden/>
              </w:rPr>
              <w:fldChar w:fldCharType="begin"/>
            </w:r>
            <w:r>
              <w:rPr>
                <w:noProof/>
                <w:webHidden/>
              </w:rPr>
              <w:instrText xml:space="preserve"> PAGEREF _Toc425418321 \h </w:instrText>
            </w:r>
            <w:r>
              <w:rPr>
                <w:noProof/>
                <w:webHidden/>
              </w:rPr>
            </w:r>
            <w:r>
              <w:rPr>
                <w:noProof/>
                <w:webHidden/>
              </w:rPr>
              <w:fldChar w:fldCharType="separate"/>
            </w:r>
            <w:r>
              <w:rPr>
                <w:noProof/>
                <w:webHidden/>
              </w:rPr>
              <w:t>15</w:t>
            </w:r>
            <w:r>
              <w:rPr>
                <w:noProof/>
                <w:webHidden/>
              </w:rPr>
              <w:fldChar w:fldCharType="end"/>
            </w:r>
          </w:hyperlink>
        </w:p>
        <w:p w14:paraId="389AFCD0" w14:textId="77777777" w:rsidR="00BE042B" w:rsidRDefault="00BE042B">
          <w:pPr>
            <w:pStyle w:val="TOC2"/>
            <w:tabs>
              <w:tab w:val="right" w:leader="dot" w:pos="9350"/>
            </w:tabs>
            <w:rPr>
              <w:rFonts w:eastAsiaTheme="minorEastAsia"/>
              <w:noProof/>
            </w:rPr>
          </w:pPr>
          <w:hyperlink w:anchor="_Toc425418322" w:history="1">
            <w:r w:rsidRPr="00FA5028">
              <w:rPr>
                <w:rStyle w:val="Hyperlink"/>
                <w:noProof/>
              </w:rPr>
              <w:t>Adding Reference Bath Temperature:</w:t>
            </w:r>
            <w:r>
              <w:rPr>
                <w:noProof/>
                <w:webHidden/>
              </w:rPr>
              <w:tab/>
            </w:r>
            <w:r>
              <w:rPr>
                <w:noProof/>
                <w:webHidden/>
              </w:rPr>
              <w:fldChar w:fldCharType="begin"/>
            </w:r>
            <w:r>
              <w:rPr>
                <w:noProof/>
                <w:webHidden/>
              </w:rPr>
              <w:instrText xml:space="preserve"> PAGEREF _Toc425418322 \h </w:instrText>
            </w:r>
            <w:r>
              <w:rPr>
                <w:noProof/>
                <w:webHidden/>
              </w:rPr>
            </w:r>
            <w:r>
              <w:rPr>
                <w:noProof/>
                <w:webHidden/>
              </w:rPr>
              <w:fldChar w:fldCharType="separate"/>
            </w:r>
            <w:r>
              <w:rPr>
                <w:noProof/>
                <w:webHidden/>
              </w:rPr>
              <w:t>19</w:t>
            </w:r>
            <w:r>
              <w:rPr>
                <w:noProof/>
                <w:webHidden/>
              </w:rPr>
              <w:fldChar w:fldCharType="end"/>
            </w:r>
          </w:hyperlink>
        </w:p>
        <w:p w14:paraId="389AFCD1" w14:textId="77777777" w:rsidR="00BE042B" w:rsidRDefault="00BE042B">
          <w:pPr>
            <w:pStyle w:val="TOC3"/>
            <w:tabs>
              <w:tab w:val="right" w:leader="dot" w:pos="9350"/>
            </w:tabs>
            <w:rPr>
              <w:rFonts w:eastAsiaTheme="minorEastAsia"/>
              <w:noProof/>
            </w:rPr>
          </w:pPr>
          <w:hyperlink w:anchor="_Toc425418323" w:history="1">
            <w:r w:rsidRPr="00FA5028">
              <w:rPr>
                <w:rStyle w:val="Hyperlink"/>
                <w:noProof/>
              </w:rPr>
              <w:t>Background:</w:t>
            </w:r>
            <w:r>
              <w:rPr>
                <w:noProof/>
                <w:webHidden/>
              </w:rPr>
              <w:tab/>
            </w:r>
            <w:r>
              <w:rPr>
                <w:noProof/>
                <w:webHidden/>
              </w:rPr>
              <w:fldChar w:fldCharType="begin"/>
            </w:r>
            <w:r>
              <w:rPr>
                <w:noProof/>
                <w:webHidden/>
              </w:rPr>
              <w:instrText xml:space="preserve"> PAGEREF _Toc425418323 \h </w:instrText>
            </w:r>
            <w:r>
              <w:rPr>
                <w:noProof/>
                <w:webHidden/>
              </w:rPr>
            </w:r>
            <w:r>
              <w:rPr>
                <w:noProof/>
                <w:webHidden/>
              </w:rPr>
              <w:fldChar w:fldCharType="separate"/>
            </w:r>
            <w:r>
              <w:rPr>
                <w:noProof/>
                <w:webHidden/>
              </w:rPr>
              <w:t>19</w:t>
            </w:r>
            <w:r>
              <w:rPr>
                <w:noProof/>
                <w:webHidden/>
              </w:rPr>
              <w:fldChar w:fldCharType="end"/>
            </w:r>
          </w:hyperlink>
        </w:p>
        <w:p w14:paraId="389AFCD2" w14:textId="77777777" w:rsidR="00BE042B" w:rsidRDefault="00BE042B">
          <w:pPr>
            <w:pStyle w:val="TOC3"/>
            <w:tabs>
              <w:tab w:val="right" w:leader="dot" w:pos="9350"/>
            </w:tabs>
            <w:rPr>
              <w:rFonts w:eastAsiaTheme="minorEastAsia"/>
              <w:noProof/>
            </w:rPr>
          </w:pPr>
          <w:hyperlink w:anchor="_Toc425418324" w:history="1">
            <w:r w:rsidRPr="00FA5028">
              <w:rPr>
                <w:rStyle w:val="Hyperlink"/>
                <w:noProof/>
              </w:rPr>
              <w:t>MATLAB:</w:t>
            </w:r>
            <w:r>
              <w:rPr>
                <w:noProof/>
                <w:webHidden/>
              </w:rPr>
              <w:tab/>
            </w:r>
            <w:r>
              <w:rPr>
                <w:noProof/>
                <w:webHidden/>
              </w:rPr>
              <w:fldChar w:fldCharType="begin"/>
            </w:r>
            <w:r>
              <w:rPr>
                <w:noProof/>
                <w:webHidden/>
              </w:rPr>
              <w:instrText xml:space="preserve"> PAGEREF _Toc425418324 \h </w:instrText>
            </w:r>
            <w:r>
              <w:rPr>
                <w:noProof/>
                <w:webHidden/>
              </w:rPr>
            </w:r>
            <w:r>
              <w:rPr>
                <w:noProof/>
                <w:webHidden/>
              </w:rPr>
              <w:fldChar w:fldCharType="separate"/>
            </w:r>
            <w:r>
              <w:rPr>
                <w:noProof/>
                <w:webHidden/>
              </w:rPr>
              <w:t>19</w:t>
            </w:r>
            <w:r>
              <w:rPr>
                <w:noProof/>
                <w:webHidden/>
              </w:rPr>
              <w:fldChar w:fldCharType="end"/>
            </w:r>
          </w:hyperlink>
        </w:p>
        <w:p w14:paraId="389AFCD3" w14:textId="77777777" w:rsidR="00BE042B" w:rsidRDefault="00BE042B">
          <w:pPr>
            <w:pStyle w:val="TOC2"/>
            <w:tabs>
              <w:tab w:val="right" w:leader="dot" w:pos="9350"/>
            </w:tabs>
            <w:rPr>
              <w:rFonts w:eastAsiaTheme="minorEastAsia"/>
              <w:noProof/>
            </w:rPr>
          </w:pPr>
          <w:hyperlink w:anchor="_Toc425418325" w:history="1">
            <w:r w:rsidRPr="00FA5028">
              <w:rPr>
                <w:rStyle w:val="Hyperlink"/>
                <w:noProof/>
              </w:rPr>
              <w:t>Calibrating DTS Temperature:</w:t>
            </w:r>
            <w:r>
              <w:rPr>
                <w:noProof/>
                <w:webHidden/>
              </w:rPr>
              <w:tab/>
            </w:r>
            <w:r>
              <w:rPr>
                <w:noProof/>
                <w:webHidden/>
              </w:rPr>
              <w:fldChar w:fldCharType="begin"/>
            </w:r>
            <w:r>
              <w:rPr>
                <w:noProof/>
                <w:webHidden/>
              </w:rPr>
              <w:instrText xml:space="preserve"> PAGEREF _Toc425418325 \h </w:instrText>
            </w:r>
            <w:r>
              <w:rPr>
                <w:noProof/>
                <w:webHidden/>
              </w:rPr>
            </w:r>
            <w:r>
              <w:rPr>
                <w:noProof/>
                <w:webHidden/>
              </w:rPr>
              <w:fldChar w:fldCharType="separate"/>
            </w:r>
            <w:r>
              <w:rPr>
                <w:noProof/>
                <w:webHidden/>
              </w:rPr>
              <w:t>21</w:t>
            </w:r>
            <w:r>
              <w:rPr>
                <w:noProof/>
                <w:webHidden/>
              </w:rPr>
              <w:fldChar w:fldCharType="end"/>
            </w:r>
          </w:hyperlink>
        </w:p>
        <w:p w14:paraId="389AFCD4" w14:textId="77777777" w:rsidR="00BE042B" w:rsidRDefault="00BE042B">
          <w:pPr>
            <w:pStyle w:val="TOC3"/>
            <w:tabs>
              <w:tab w:val="right" w:leader="dot" w:pos="9350"/>
            </w:tabs>
            <w:rPr>
              <w:rFonts w:eastAsiaTheme="minorEastAsia"/>
              <w:noProof/>
            </w:rPr>
          </w:pPr>
          <w:hyperlink w:anchor="_Toc425418326" w:history="1">
            <w:r w:rsidRPr="00FA5028">
              <w:rPr>
                <w:rStyle w:val="Hyperlink"/>
                <w:noProof/>
              </w:rPr>
              <w:t>Background:</w:t>
            </w:r>
            <w:r>
              <w:rPr>
                <w:noProof/>
                <w:webHidden/>
              </w:rPr>
              <w:tab/>
            </w:r>
            <w:r>
              <w:rPr>
                <w:noProof/>
                <w:webHidden/>
              </w:rPr>
              <w:fldChar w:fldCharType="begin"/>
            </w:r>
            <w:r>
              <w:rPr>
                <w:noProof/>
                <w:webHidden/>
              </w:rPr>
              <w:instrText xml:space="preserve"> PAGEREF _Toc425418326 \h </w:instrText>
            </w:r>
            <w:r>
              <w:rPr>
                <w:noProof/>
                <w:webHidden/>
              </w:rPr>
            </w:r>
            <w:r>
              <w:rPr>
                <w:noProof/>
                <w:webHidden/>
              </w:rPr>
              <w:fldChar w:fldCharType="separate"/>
            </w:r>
            <w:r>
              <w:rPr>
                <w:noProof/>
                <w:webHidden/>
              </w:rPr>
              <w:t>21</w:t>
            </w:r>
            <w:r>
              <w:rPr>
                <w:noProof/>
                <w:webHidden/>
              </w:rPr>
              <w:fldChar w:fldCharType="end"/>
            </w:r>
          </w:hyperlink>
        </w:p>
        <w:p w14:paraId="389AFCD5" w14:textId="77777777" w:rsidR="00BE042B" w:rsidRDefault="00BE042B">
          <w:pPr>
            <w:pStyle w:val="TOC3"/>
            <w:tabs>
              <w:tab w:val="right" w:leader="dot" w:pos="9350"/>
            </w:tabs>
            <w:rPr>
              <w:rFonts w:eastAsiaTheme="minorEastAsia"/>
              <w:noProof/>
            </w:rPr>
          </w:pPr>
          <w:hyperlink w:anchor="_Toc425418327" w:history="1">
            <w:r w:rsidRPr="00FA5028">
              <w:rPr>
                <w:rStyle w:val="Hyperlink"/>
                <w:noProof/>
              </w:rPr>
              <w:t>MATLAB:</w:t>
            </w:r>
            <w:r>
              <w:rPr>
                <w:noProof/>
                <w:webHidden/>
              </w:rPr>
              <w:tab/>
            </w:r>
            <w:r>
              <w:rPr>
                <w:noProof/>
                <w:webHidden/>
              </w:rPr>
              <w:fldChar w:fldCharType="begin"/>
            </w:r>
            <w:r>
              <w:rPr>
                <w:noProof/>
                <w:webHidden/>
              </w:rPr>
              <w:instrText xml:space="preserve"> PAGEREF _Toc425418327 \h </w:instrText>
            </w:r>
            <w:r>
              <w:rPr>
                <w:noProof/>
                <w:webHidden/>
              </w:rPr>
            </w:r>
            <w:r>
              <w:rPr>
                <w:noProof/>
                <w:webHidden/>
              </w:rPr>
              <w:fldChar w:fldCharType="separate"/>
            </w:r>
            <w:r>
              <w:rPr>
                <w:noProof/>
                <w:webHidden/>
              </w:rPr>
              <w:t>22</w:t>
            </w:r>
            <w:r>
              <w:rPr>
                <w:noProof/>
                <w:webHidden/>
              </w:rPr>
              <w:fldChar w:fldCharType="end"/>
            </w:r>
          </w:hyperlink>
        </w:p>
        <w:p w14:paraId="389AFCD6" w14:textId="77777777" w:rsidR="0056724D" w:rsidRDefault="0056724D">
          <w:r>
            <w:rPr>
              <w:b/>
              <w:bCs/>
              <w:noProof/>
            </w:rPr>
            <w:fldChar w:fldCharType="end"/>
          </w:r>
        </w:p>
      </w:sdtContent>
    </w:sdt>
    <w:p w14:paraId="389AFCD7" w14:textId="77777777" w:rsidR="00DF1C08" w:rsidRDefault="00DF1C08" w:rsidP="00DB5B03">
      <w:pPr>
        <w:pStyle w:val="Heading1"/>
        <w:rPr>
          <w:b/>
        </w:rPr>
      </w:pPr>
      <w:r>
        <w:rPr>
          <w:b/>
        </w:rPr>
        <w:br w:type="page"/>
      </w:r>
    </w:p>
    <w:p w14:paraId="389AFCD8" w14:textId="77777777" w:rsidR="00DB5B03" w:rsidRPr="0056724D" w:rsidRDefault="00DB5B03" w:rsidP="00DB5B03">
      <w:pPr>
        <w:pStyle w:val="Heading1"/>
        <w:rPr>
          <w:b/>
        </w:rPr>
      </w:pPr>
      <w:bookmarkStart w:id="0" w:name="_Toc425418300"/>
      <w:r w:rsidRPr="0056724D">
        <w:rPr>
          <w:b/>
        </w:rPr>
        <w:lastRenderedPageBreak/>
        <w:t>Introduction</w:t>
      </w:r>
      <w:bookmarkEnd w:id="0"/>
    </w:p>
    <w:p w14:paraId="389AFCD9" w14:textId="77777777" w:rsidR="00DB5B03" w:rsidRDefault="00DB5B03" w:rsidP="00DB5B03">
      <w:r>
        <w:tab/>
        <w:t>The CTEMP</w:t>
      </w:r>
      <w:r w:rsidR="00311EE5">
        <w:t xml:space="preserve">s MATLAB® DTS Toolbox provides </w:t>
      </w:r>
      <w:r>
        <w:t>simple graphical user interface</w:t>
      </w:r>
      <w:r w:rsidR="00C07517">
        <w:t>s</w:t>
      </w:r>
      <w:r w:rsidR="00400BA3">
        <w:t xml:space="preserve"> (GUI</w:t>
      </w:r>
      <w:r w:rsidR="00C07517">
        <w:t>s</w:t>
      </w:r>
      <w:r w:rsidR="00400BA3">
        <w:t>)</w:t>
      </w:r>
      <w:r>
        <w:t xml:space="preserve"> </w:t>
      </w:r>
      <w:r w:rsidR="00400BA3">
        <w:t xml:space="preserve">to completely process DTS field data from start to finish. Users can compile raw data files collected by either </w:t>
      </w:r>
      <w:proofErr w:type="spellStart"/>
      <w:r w:rsidR="00400BA3">
        <w:t>Sensornet</w:t>
      </w:r>
      <w:proofErr w:type="spellEnd"/>
      <w:r w:rsidR="00400BA3">
        <w:t xml:space="preserve"> or </w:t>
      </w:r>
      <w:proofErr w:type="spellStart"/>
      <w:r w:rsidR="00400BA3">
        <w:t>Silixa</w:t>
      </w:r>
      <w:proofErr w:type="spellEnd"/>
      <w:r w:rsidR="00400BA3">
        <w:t xml:space="preserve"> DTS systems and calibrate the temperature data in a few simple steps. </w:t>
      </w:r>
      <w:r w:rsidR="00D062F7">
        <w:t>This</w:t>
      </w:r>
      <w:r w:rsidR="00400BA3">
        <w:t xml:space="preserve"> User Guide wi</w:t>
      </w:r>
      <w:r w:rsidR="00C15C9E">
        <w:t>ll outline the contents of the t</w:t>
      </w:r>
      <w:r w:rsidR="00400BA3">
        <w:t xml:space="preserve">oolbox and </w:t>
      </w:r>
      <w:r w:rsidR="00D062F7">
        <w:t>provide basic instruction for using the toolbox</w:t>
      </w:r>
      <w:r w:rsidR="00C15C9E">
        <w:t>.</w:t>
      </w:r>
      <w:r w:rsidR="000414BB">
        <w:t xml:space="preserve"> </w:t>
      </w:r>
      <w:r w:rsidR="00C07517">
        <w:t>A comprehensive sample data set with step-by-step instruction has been included.</w:t>
      </w:r>
    </w:p>
    <w:p w14:paraId="389AFCDA" w14:textId="77777777" w:rsidR="00DB5B03" w:rsidRDefault="00D062F7" w:rsidP="00DB5B03">
      <w:r>
        <w:tab/>
      </w:r>
      <w:r w:rsidR="00311EE5">
        <w:t>These</w:t>
      </w:r>
      <w:r w:rsidR="00EB5139">
        <w:t xml:space="preserve"> </w:t>
      </w:r>
      <w:r>
        <w:t>‘</w:t>
      </w:r>
      <w:r w:rsidR="00EB5139">
        <w:t xml:space="preserve">beta’ </w:t>
      </w:r>
      <w:r w:rsidR="00311EE5">
        <w:t xml:space="preserve">GUIs require specific data files and formats. File not matching expected formats may cause </w:t>
      </w:r>
      <w:r w:rsidR="00C07517">
        <w:t xml:space="preserve">processing </w:t>
      </w:r>
      <w:r w:rsidR="00311EE5">
        <w:t>errors</w:t>
      </w:r>
      <w:r w:rsidR="00C07517">
        <w:t>. This Guide contains specific details for how data may need to be formatted in the event of processing errors</w:t>
      </w:r>
      <w:r>
        <w:t xml:space="preserve">. </w:t>
      </w:r>
      <w:r w:rsidR="00C07517">
        <w:t xml:space="preserve">Documentation for each GUI is provided in the manual. </w:t>
      </w:r>
      <w:r w:rsidR="00C07517" w:rsidRPr="000414BB">
        <w:t xml:space="preserve"> </w:t>
      </w:r>
      <w:r w:rsidR="00EB5139">
        <w:t xml:space="preserve">These scripts were developed to be used with instruments leased </w:t>
      </w:r>
      <w:r w:rsidR="00DB5B03">
        <w:t>t</w:t>
      </w:r>
      <w:r w:rsidR="00EB5139">
        <w:t xml:space="preserve">hrough CTEMPs and have been tested on sample data sets collected from </w:t>
      </w:r>
      <w:r w:rsidR="00C07517">
        <w:t xml:space="preserve">these </w:t>
      </w:r>
      <w:r w:rsidR="00EB5139">
        <w:t>instruments.</w:t>
      </w:r>
      <w:r w:rsidR="00C07517">
        <w:t xml:space="preserve"> </w:t>
      </w:r>
      <w:r w:rsidR="000414BB">
        <w:t>Your feedback and recommendation are welcome</w:t>
      </w:r>
      <w:r w:rsidR="00ED4A54">
        <w:t>.</w:t>
      </w:r>
    </w:p>
    <w:p w14:paraId="389AFCDB" w14:textId="77777777" w:rsidR="000414BB" w:rsidRDefault="000414BB" w:rsidP="00DB5B03">
      <w:r>
        <w:tab/>
        <w:t>This toolbox is the result of the hard work of both Mark Hausner and Scott Kobs.</w:t>
      </w:r>
    </w:p>
    <w:p w14:paraId="307D8765" w14:textId="77777777" w:rsidR="00515422" w:rsidRDefault="00515422" w:rsidP="00DB5B03"/>
    <w:p w14:paraId="11AED7F2" w14:textId="77777777" w:rsidR="00515422" w:rsidRDefault="00515422" w:rsidP="00DB5B03"/>
    <w:p w14:paraId="2348F8B5" w14:textId="77777777" w:rsidR="00515422" w:rsidRDefault="00515422" w:rsidP="00DB5B03"/>
    <w:p w14:paraId="389AFCDC" w14:textId="77777777" w:rsidR="000414BB" w:rsidRDefault="000414BB">
      <w:pPr>
        <w:rPr>
          <w:rFonts w:asciiTheme="majorHAnsi" w:eastAsiaTheme="majorEastAsia" w:hAnsiTheme="majorHAnsi" w:cstheme="majorBidi"/>
          <w:color w:val="2E74B5" w:themeColor="accent1" w:themeShade="BF"/>
          <w:sz w:val="32"/>
          <w:szCs w:val="32"/>
        </w:rPr>
      </w:pPr>
      <w:r>
        <w:br w:type="page"/>
      </w:r>
    </w:p>
    <w:p w14:paraId="389AFCDD" w14:textId="77777777" w:rsidR="000414BB" w:rsidRPr="0056724D" w:rsidRDefault="000414BB" w:rsidP="000414BB">
      <w:pPr>
        <w:pStyle w:val="Heading1"/>
        <w:rPr>
          <w:b/>
        </w:rPr>
      </w:pPr>
      <w:bookmarkStart w:id="1" w:name="_Toc425418301"/>
      <w:r w:rsidRPr="0056724D">
        <w:rPr>
          <w:b/>
        </w:rPr>
        <w:lastRenderedPageBreak/>
        <w:t>Toolbox Overview</w:t>
      </w:r>
      <w:bookmarkEnd w:id="1"/>
    </w:p>
    <w:p w14:paraId="389AFCDE" w14:textId="77777777" w:rsidR="000414BB" w:rsidRDefault="000414BB" w:rsidP="000414BB">
      <w:r>
        <w:tab/>
        <w:t xml:space="preserve">There are three steps in processing DTS </w:t>
      </w:r>
      <w:r w:rsidR="00ED4A54">
        <w:t xml:space="preserve">field </w:t>
      </w:r>
      <w:r>
        <w:t>data. Each step has a separate MATLAB</w:t>
      </w:r>
      <w:r w:rsidR="00C07517">
        <w:t>®</w:t>
      </w:r>
      <w:r>
        <w:t xml:space="preserve"> GUI. At the completion of each step </w:t>
      </w:r>
      <w:r w:rsidR="00143D41">
        <w:t xml:space="preserve">the user will </w:t>
      </w:r>
      <w:r>
        <w:t>automatically</w:t>
      </w:r>
      <w:r w:rsidR="00143D41">
        <w:t xml:space="preserve"> be prompted to execute the next </w:t>
      </w:r>
      <w:r w:rsidR="00311EE5">
        <w:t>step</w:t>
      </w:r>
      <w:r>
        <w:t xml:space="preserve">. Each step </w:t>
      </w:r>
      <w:r w:rsidR="00311EE5">
        <w:t xml:space="preserve">(GUI) </w:t>
      </w:r>
      <w:r>
        <w:t xml:space="preserve">can be executed individually through the command line. </w:t>
      </w:r>
      <w:r w:rsidR="00607090">
        <w:t>The Toolbox contains the following GUIs:</w:t>
      </w:r>
    </w:p>
    <w:p w14:paraId="389AFCDF" w14:textId="77777777" w:rsidR="000414BB" w:rsidRDefault="000414BB" w:rsidP="00872487">
      <w:pPr>
        <w:pStyle w:val="ListParagraph"/>
        <w:numPr>
          <w:ilvl w:val="1"/>
          <w:numId w:val="1"/>
        </w:numPr>
        <w:ind w:left="1170"/>
      </w:pPr>
      <w:proofErr w:type="spellStart"/>
      <w:r w:rsidRPr="00872487">
        <w:rPr>
          <w:b/>
        </w:rPr>
        <w:t>processDTS</w:t>
      </w:r>
      <w:proofErr w:type="spellEnd"/>
      <w:r>
        <w:t xml:space="preserve"> – GUI to parse backscatter and PT100 data from DTS</w:t>
      </w:r>
      <w:r w:rsidR="00872487">
        <w:t xml:space="preserve"> </w:t>
      </w:r>
      <w:r w:rsidR="00ED4A54">
        <w:t>output files</w:t>
      </w:r>
      <w:r w:rsidR="00872487">
        <w:t xml:space="preserve"> to a </w:t>
      </w:r>
      <w:r w:rsidR="00C07517">
        <w:t xml:space="preserve">user </w:t>
      </w:r>
      <w:r w:rsidR="00ED4A54">
        <w:t xml:space="preserve">specified </w:t>
      </w:r>
      <w:r w:rsidR="00872487">
        <w:t>MAT-File</w:t>
      </w:r>
      <w:r w:rsidR="00ED4A54">
        <w:t xml:space="preserve"> </w:t>
      </w:r>
      <w:r w:rsidR="00C07517">
        <w:t xml:space="preserve">(i.e. </w:t>
      </w:r>
      <w:proofErr w:type="spellStart"/>
      <w:r w:rsidR="00607090">
        <w:t>output</w:t>
      </w:r>
      <w:r w:rsidR="002F2113">
        <w:t>.mat</w:t>
      </w:r>
      <w:proofErr w:type="spellEnd"/>
      <w:r w:rsidR="00C07517">
        <w:t>)</w:t>
      </w:r>
    </w:p>
    <w:p w14:paraId="389AFCE0" w14:textId="77777777" w:rsidR="000414BB" w:rsidRDefault="000414BB" w:rsidP="00872487">
      <w:pPr>
        <w:pStyle w:val="ListParagraph"/>
        <w:numPr>
          <w:ilvl w:val="1"/>
          <w:numId w:val="1"/>
        </w:numPr>
        <w:ind w:left="1170"/>
      </w:pPr>
      <w:r w:rsidRPr="00872487">
        <w:rPr>
          <w:b/>
        </w:rPr>
        <w:t>tref2DTS</w:t>
      </w:r>
      <w:r>
        <w:t xml:space="preserve"> – GUI to add independent reference temperature sensor data </w:t>
      </w:r>
      <w:r w:rsidR="00607090">
        <w:t xml:space="preserve">from sensors not connected directly to the DTS system </w:t>
      </w:r>
      <w:r>
        <w:t>to the</w:t>
      </w:r>
      <w:r w:rsidR="00C07517">
        <w:t xml:space="preserve"> user specified MAT-file </w:t>
      </w:r>
      <w:r w:rsidR="00ED4A54">
        <w:t xml:space="preserve">generated by </w:t>
      </w:r>
      <w:proofErr w:type="spellStart"/>
      <w:r w:rsidR="00ED4A54">
        <w:t>processDTS</w:t>
      </w:r>
      <w:proofErr w:type="spellEnd"/>
      <w:r w:rsidR="00C07517">
        <w:t xml:space="preserve"> (i.e. </w:t>
      </w:r>
      <w:proofErr w:type="spellStart"/>
      <w:r w:rsidR="00607090">
        <w:t>output</w:t>
      </w:r>
      <w:r w:rsidR="002F2113">
        <w:t>.mat</w:t>
      </w:r>
      <w:proofErr w:type="spellEnd"/>
      <w:r w:rsidR="00C07517">
        <w:t>)</w:t>
      </w:r>
    </w:p>
    <w:p w14:paraId="389AFCE1" w14:textId="77777777" w:rsidR="00872487" w:rsidRDefault="00872487" w:rsidP="00872487">
      <w:pPr>
        <w:pStyle w:val="ListParagraph"/>
        <w:numPr>
          <w:ilvl w:val="1"/>
          <w:numId w:val="1"/>
        </w:numPr>
        <w:ind w:left="1170"/>
      </w:pPr>
      <w:proofErr w:type="spellStart"/>
      <w:r w:rsidRPr="00872487">
        <w:rPr>
          <w:b/>
        </w:rPr>
        <w:t>calDTS</w:t>
      </w:r>
      <w:proofErr w:type="spellEnd"/>
      <w:r>
        <w:t xml:space="preserve"> – GUI to calculate calibrated </w:t>
      </w:r>
      <w:r w:rsidR="00607090">
        <w:t xml:space="preserve">DTS </w:t>
      </w:r>
      <w:r>
        <w:t>temperature</w:t>
      </w:r>
      <w:r w:rsidR="00607090">
        <w:t xml:space="preserve"> traces </w:t>
      </w:r>
      <w:r>
        <w:t xml:space="preserve">from the </w:t>
      </w:r>
      <w:r w:rsidR="002F2113">
        <w:t xml:space="preserve">user specified MAT-file generated by </w:t>
      </w:r>
      <w:proofErr w:type="spellStart"/>
      <w:r w:rsidR="002F2113">
        <w:t>processDTS</w:t>
      </w:r>
      <w:proofErr w:type="spellEnd"/>
      <w:r w:rsidR="002F2113">
        <w:t xml:space="preserve"> (i.e. </w:t>
      </w:r>
      <w:proofErr w:type="spellStart"/>
      <w:r w:rsidR="00485790">
        <w:t>output.mat</w:t>
      </w:r>
      <w:proofErr w:type="spellEnd"/>
      <w:r w:rsidR="002F2113">
        <w:t xml:space="preserve">). Creates a new </w:t>
      </w:r>
      <w:r>
        <w:t>MAT-File</w:t>
      </w:r>
      <w:r w:rsidR="00ED4A54">
        <w:t xml:space="preserve"> </w:t>
      </w:r>
      <w:r w:rsidR="002F2113">
        <w:t>that contains the calibrated</w:t>
      </w:r>
      <w:r w:rsidR="00AC67A7">
        <w:t xml:space="preserve"> temperature</w:t>
      </w:r>
      <w:r w:rsidR="002F2113">
        <w:t xml:space="preserve"> data set (i.e. </w:t>
      </w:r>
      <w:proofErr w:type="spellStart"/>
      <w:r w:rsidR="00485790">
        <w:t>cal_output</w:t>
      </w:r>
      <w:r w:rsidR="002F2113">
        <w:t>.mat</w:t>
      </w:r>
      <w:proofErr w:type="spellEnd"/>
      <w:r w:rsidR="002F2113">
        <w:t>)</w:t>
      </w:r>
    </w:p>
    <w:p w14:paraId="389AFCE2" w14:textId="77777777" w:rsidR="00872487" w:rsidRDefault="00872487" w:rsidP="007B0DCD">
      <w:r>
        <w:t xml:space="preserve">The toolbox includes a total of 12 files. The contents of the </w:t>
      </w:r>
      <w:proofErr w:type="gramStart"/>
      <w:r>
        <w:t>tool box</w:t>
      </w:r>
      <w:proofErr w:type="gramEnd"/>
      <w:r>
        <w:t xml:space="preserve"> are:</w:t>
      </w:r>
    </w:p>
    <w:p w14:paraId="389AFCE3" w14:textId="77777777" w:rsidR="007B0DCD" w:rsidRDefault="007B0DCD" w:rsidP="00872487">
      <w:pPr>
        <w:pStyle w:val="ListParagraph"/>
        <w:numPr>
          <w:ilvl w:val="0"/>
          <w:numId w:val="2"/>
        </w:numPr>
        <w:ind w:left="1170"/>
      </w:pPr>
      <w:r>
        <w:t>MATLAB Files:</w:t>
      </w:r>
    </w:p>
    <w:p w14:paraId="389AFCE4" w14:textId="77777777" w:rsidR="007B0DCD" w:rsidRDefault="007B0DCD" w:rsidP="00872487">
      <w:pPr>
        <w:pStyle w:val="ListParagraph"/>
        <w:numPr>
          <w:ilvl w:val="1"/>
          <w:numId w:val="2"/>
        </w:numPr>
        <w:ind w:left="1800"/>
      </w:pPr>
      <w:proofErr w:type="spellStart"/>
      <w:r>
        <w:t>calDTS.m</w:t>
      </w:r>
      <w:proofErr w:type="spellEnd"/>
    </w:p>
    <w:p w14:paraId="389AFCE5" w14:textId="77777777" w:rsidR="007B0DCD" w:rsidRDefault="007B0DCD" w:rsidP="00872487">
      <w:pPr>
        <w:pStyle w:val="ListParagraph"/>
        <w:numPr>
          <w:ilvl w:val="1"/>
          <w:numId w:val="2"/>
        </w:numPr>
        <w:ind w:left="1800"/>
      </w:pPr>
      <w:proofErr w:type="spellStart"/>
      <w:r>
        <w:t>calDTS.fig</w:t>
      </w:r>
      <w:proofErr w:type="spellEnd"/>
    </w:p>
    <w:p w14:paraId="389AFCE6" w14:textId="77777777" w:rsidR="001D267A" w:rsidRDefault="001D267A" w:rsidP="00872487">
      <w:pPr>
        <w:pStyle w:val="ListParagraph"/>
        <w:numPr>
          <w:ilvl w:val="1"/>
          <w:numId w:val="2"/>
        </w:numPr>
        <w:ind w:left="1800"/>
      </w:pPr>
      <w:proofErr w:type="spellStart"/>
      <w:r>
        <w:t>calReport.m</w:t>
      </w:r>
      <w:proofErr w:type="spellEnd"/>
    </w:p>
    <w:p w14:paraId="389AFCE7" w14:textId="77777777" w:rsidR="007B0DCD" w:rsidRDefault="007B0DCD" w:rsidP="00872487">
      <w:pPr>
        <w:pStyle w:val="ListParagraph"/>
        <w:numPr>
          <w:ilvl w:val="1"/>
          <w:numId w:val="2"/>
        </w:numPr>
        <w:ind w:left="1800"/>
      </w:pPr>
      <w:proofErr w:type="spellStart"/>
      <w:r>
        <w:t>processDTS.m</w:t>
      </w:r>
      <w:proofErr w:type="spellEnd"/>
    </w:p>
    <w:p w14:paraId="389AFCE8" w14:textId="77777777" w:rsidR="007B0DCD" w:rsidRDefault="007B0DCD" w:rsidP="00872487">
      <w:pPr>
        <w:pStyle w:val="ListParagraph"/>
        <w:numPr>
          <w:ilvl w:val="1"/>
          <w:numId w:val="2"/>
        </w:numPr>
        <w:ind w:left="1800"/>
      </w:pPr>
      <w:proofErr w:type="spellStart"/>
      <w:r>
        <w:t>processDTS.fig</w:t>
      </w:r>
      <w:proofErr w:type="spellEnd"/>
    </w:p>
    <w:p w14:paraId="389AFCE9" w14:textId="77777777" w:rsidR="00794AA3" w:rsidRDefault="00794AA3" w:rsidP="00872487">
      <w:pPr>
        <w:pStyle w:val="ListParagraph"/>
        <w:numPr>
          <w:ilvl w:val="1"/>
          <w:numId w:val="2"/>
        </w:numPr>
        <w:ind w:left="1800"/>
      </w:pPr>
      <w:proofErr w:type="spellStart"/>
      <w:r>
        <w:t>processDTS_legacy.m</w:t>
      </w:r>
      <w:proofErr w:type="spellEnd"/>
    </w:p>
    <w:p w14:paraId="389AFCEA" w14:textId="77777777" w:rsidR="00794AA3" w:rsidRDefault="00794AA3" w:rsidP="00872487">
      <w:pPr>
        <w:pStyle w:val="ListParagraph"/>
        <w:numPr>
          <w:ilvl w:val="1"/>
          <w:numId w:val="2"/>
        </w:numPr>
        <w:ind w:left="1800"/>
      </w:pPr>
      <w:proofErr w:type="spellStart"/>
      <w:r>
        <w:t>processDTS_legacy.fig</w:t>
      </w:r>
      <w:proofErr w:type="spellEnd"/>
    </w:p>
    <w:p w14:paraId="389AFCEB" w14:textId="77777777" w:rsidR="007B0DCD" w:rsidRDefault="007B0DCD" w:rsidP="00872487">
      <w:pPr>
        <w:pStyle w:val="ListParagraph"/>
        <w:numPr>
          <w:ilvl w:val="1"/>
          <w:numId w:val="2"/>
        </w:numPr>
        <w:ind w:left="1800"/>
      </w:pPr>
      <w:proofErr w:type="spellStart"/>
      <w:r>
        <w:t>Process_Sensornet.m</w:t>
      </w:r>
      <w:proofErr w:type="spellEnd"/>
    </w:p>
    <w:p w14:paraId="389AFCEC" w14:textId="77777777" w:rsidR="007B0DCD" w:rsidRDefault="007B0DCD" w:rsidP="00872487">
      <w:pPr>
        <w:pStyle w:val="ListParagraph"/>
        <w:numPr>
          <w:ilvl w:val="1"/>
          <w:numId w:val="2"/>
        </w:numPr>
        <w:ind w:left="1800"/>
      </w:pPr>
      <w:proofErr w:type="spellStart"/>
      <w:r>
        <w:t>Process_Silixa.m</w:t>
      </w:r>
      <w:proofErr w:type="spellEnd"/>
    </w:p>
    <w:p w14:paraId="389AFCED" w14:textId="77777777" w:rsidR="00794AA3" w:rsidRDefault="00794AA3" w:rsidP="00872487">
      <w:pPr>
        <w:pStyle w:val="ListParagraph"/>
        <w:numPr>
          <w:ilvl w:val="1"/>
          <w:numId w:val="2"/>
        </w:numPr>
        <w:ind w:left="1800"/>
      </w:pPr>
      <w:proofErr w:type="spellStart"/>
      <w:r>
        <w:t>Process_Silxa_legacy.m</w:t>
      </w:r>
      <w:proofErr w:type="spellEnd"/>
    </w:p>
    <w:p w14:paraId="389AFCEE" w14:textId="77777777" w:rsidR="007B0DCD" w:rsidRDefault="007B0DCD" w:rsidP="00872487">
      <w:pPr>
        <w:pStyle w:val="ListParagraph"/>
        <w:numPr>
          <w:ilvl w:val="1"/>
          <w:numId w:val="2"/>
        </w:numPr>
        <w:ind w:left="1800"/>
      </w:pPr>
      <w:r>
        <w:t>tref2DTS.m</w:t>
      </w:r>
    </w:p>
    <w:p w14:paraId="389AFCEF" w14:textId="77777777" w:rsidR="007B0DCD" w:rsidRDefault="007B0DCD" w:rsidP="00872487">
      <w:pPr>
        <w:pStyle w:val="ListParagraph"/>
        <w:numPr>
          <w:ilvl w:val="1"/>
          <w:numId w:val="2"/>
        </w:numPr>
        <w:ind w:left="1800"/>
      </w:pPr>
      <w:r>
        <w:t>tref2DTS.fig</w:t>
      </w:r>
    </w:p>
    <w:p w14:paraId="389AFCF0" w14:textId="77777777" w:rsidR="007B0DCD" w:rsidRDefault="007B0DCD" w:rsidP="00872487">
      <w:pPr>
        <w:pStyle w:val="ListParagraph"/>
        <w:numPr>
          <w:ilvl w:val="1"/>
          <w:numId w:val="2"/>
        </w:numPr>
        <w:ind w:left="1800"/>
      </w:pPr>
      <w:r>
        <w:t>probe2tref.m</w:t>
      </w:r>
    </w:p>
    <w:p w14:paraId="389AFCF1" w14:textId="77777777" w:rsidR="00872487" w:rsidRDefault="00872487" w:rsidP="00872487">
      <w:pPr>
        <w:pStyle w:val="ListParagraph"/>
        <w:ind w:left="1170"/>
      </w:pPr>
    </w:p>
    <w:p w14:paraId="389AFCF2" w14:textId="77777777" w:rsidR="007B0DCD" w:rsidRDefault="007B0DCD" w:rsidP="00872487">
      <w:pPr>
        <w:pStyle w:val="ListParagraph"/>
        <w:numPr>
          <w:ilvl w:val="0"/>
          <w:numId w:val="2"/>
        </w:numPr>
        <w:ind w:left="1170"/>
      </w:pPr>
      <w:r>
        <w:t>Other Files:</w:t>
      </w:r>
    </w:p>
    <w:p w14:paraId="389AFCF3" w14:textId="77777777" w:rsidR="007B0DCD" w:rsidRDefault="007B0DCD" w:rsidP="00872487">
      <w:pPr>
        <w:pStyle w:val="ListParagraph"/>
        <w:numPr>
          <w:ilvl w:val="1"/>
          <w:numId w:val="2"/>
        </w:numPr>
        <w:ind w:left="1800"/>
      </w:pPr>
      <w:r>
        <w:t>diagram.jpg</w:t>
      </w:r>
    </w:p>
    <w:p w14:paraId="389AFCF4" w14:textId="77777777" w:rsidR="00AC67A7" w:rsidRDefault="007B0DCD" w:rsidP="00AC67A7">
      <w:pPr>
        <w:pStyle w:val="ListParagraph"/>
        <w:numPr>
          <w:ilvl w:val="1"/>
          <w:numId w:val="2"/>
        </w:numPr>
        <w:ind w:left="1800"/>
      </w:pPr>
      <w:r>
        <w:t>User Guid.pdf</w:t>
      </w:r>
    </w:p>
    <w:p w14:paraId="389AFCF5" w14:textId="77777777" w:rsidR="00872487" w:rsidRPr="00872487" w:rsidRDefault="00872487" w:rsidP="002F2113">
      <w:pPr>
        <w:pStyle w:val="ListParagraph"/>
        <w:numPr>
          <w:ilvl w:val="0"/>
          <w:numId w:val="2"/>
        </w:numPr>
      </w:pPr>
      <w:r>
        <w:br w:type="page"/>
      </w:r>
    </w:p>
    <w:p w14:paraId="389AFCF6" w14:textId="77777777" w:rsidR="00486A6B" w:rsidRPr="00143D41" w:rsidRDefault="00DB5B03" w:rsidP="00DB5B03">
      <w:pPr>
        <w:pStyle w:val="Heading1"/>
        <w:rPr>
          <w:b/>
        </w:rPr>
      </w:pPr>
      <w:bookmarkStart w:id="2" w:name="_Toc425418302"/>
      <w:proofErr w:type="spellStart"/>
      <w:r w:rsidRPr="00143D41">
        <w:rPr>
          <w:b/>
        </w:rPr>
        <w:lastRenderedPageBreak/>
        <w:t>processDTS</w:t>
      </w:r>
      <w:bookmarkEnd w:id="2"/>
      <w:proofErr w:type="spellEnd"/>
    </w:p>
    <w:p w14:paraId="389AFCF7" w14:textId="77777777" w:rsidR="00ED4A54" w:rsidRDefault="00ED4A54" w:rsidP="00ED4A54">
      <w:pPr>
        <w:rPr>
          <w:b/>
        </w:rPr>
      </w:pPr>
    </w:p>
    <w:p w14:paraId="389AFCF8" w14:textId="77777777" w:rsidR="00ED4A54" w:rsidRPr="00ED4A54" w:rsidRDefault="00143D41" w:rsidP="00143D41">
      <w:pPr>
        <w:pStyle w:val="Heading2"/>
      </w:pPr>
      <w:bookmarkStart w:id="3" w:name="_Toc425418303"/>
      <w:r>
        <w:t>DESCRIPTION:</w:t>
      </w:r>
      <w:bookmarkEnd w:id="3"/>
    </w:p>
    <w:p w14:paraId="389AFCF9" w14:textId="77777777" w:rsidR="000F65C3" w:rsidRDefault="000F65C3" w:rsidP="000F65C3">
      <w:proofErr w:type="spellStart"/>
      <w:r w:rsidRPr="00AC67A7">
        <w:rPr>
          <w:rFonts w:ascii="Courier New" w:hAnsi="Courier New" w:cs="Courier New"/>
        </w:rPr>
        <w:t>processDTS</w:t>
      </w:r>
      <w:proofErr w:type="spellEnd"/>
      <w:r>
        <w:t xml:space="preserve"> parses raw DTS data files from either </w:t>
      </w:r>
      <w:proofErr w:type="spellStart"/>
      <w:r>
        <w:t>Sensornet</w:t>
      </w:r>
      <w:proofErr w:type="spellEnd"/>
      <w:r>
        <w:t xml:space="preserve"> </w:t>
      </w:r>
      <w:r w:rsidR="00485790">
        <w:t>(*.</w:t>
      </w:r>
      <w:proofErr w:type="spellStart"/>
      <w:r w:rsidR="00485790">
        <w:t>ddf</w:t>
      </w:r>
      <w:proofErr w:type="spellEnd"/>
      <w:r w:rsidR="00485790">
        <w:t xml:space="preserve">) </w:t>
      </w:r>
      <w:r>
        <w:t xml:space="preserve">or </w:t>
      </w:r>
      <w:proofErr w:type="spellStart"/>
      <w:r>
        <w:t>Silixa</w:t>
      </w:r>
      <w:proofErr w:type="spellEnd"/>
      <w:r w:rsidR="00485790">
        <w:t xml:space="preserve"> (*.xml)</w:t>
      </w:r>
      <w:r>
        <w:t xml:space="preserve"> DTS systems</w:t>
      </w:r>
      <w:r w:rsidR="00485790">
        <w:t xml:space="preserve"> that are contained in a single directory</w:t>
      </w:r>
      <w:r>
        <w:t xml:space="preserve">. Data is parsed for the user defined reach of cable. </w:t>
      </w:r>
      <w:r w:rsidR="00520F14">
        <w:t xml:space="preserve">The </w:t>
      </w:r>
      <w:proofErr w:type="spellStart"/>
      <w:r w:rsidRPr="00AC67A7">
        <w:rPr>
          <w:rFonts w:ascii="Courier New" w:hAnsi="Courier New" w:cs="Courier New"/>
        </w:rPr>
        <w:t>processDTS</w:t>
      </w:r>
      <w:proofErr w:type="spellEnd"/>
      <w:r>
        <w:t xml:space="preserve"> GUI requires the corresponding </w:t>
      </w:r>
      <w:proofErr w:type="spellStart"/>
      <w:r>
        <w:t>processDTS.fig</w:t>
      </w:r>
      <w:proofErr w:type="spellEnd"/>
      <w:r>
        <w:t xml:space="preserve"> file and both the </w:t>
      </w:r>
      <w:proofErr w:type="spellStart"/>
      <w:r>
        <w:t>Process_Sensornet</w:t>
      </w:r>
      <w:r w:rsidR="00AC67A7">
        <w:t>.m</w:t>
      </w:r>
      <w:proofErr w:type="spellEnd"/>
      <w:r>
        <w:t xml:space="preserve"> and </w:t>
      </w:r>
      <w:proofErr w:type="spellStart"/>
      <w:r>
        <w:t>Process_Silixa</w:t>
      </w:r>
      <w:r w:rsidR="00AC67A7">
        <w:t>.m</w:t>
      </w:r>
      <w:proofErr w:type="spellEnd"/>
      <w:r>
        <w:t xml:space="preserve"> functions.</w:t>
      </w:r>
    </w:p>
    <w:p w14:paraId="389AFCFA" w14:textId="77777777" w:rsidR="00794AA3" w:rsidRDefault="00794AA3" w:rsidP="000F65C3">
      <w:r>
        <w:t>The legacy functions (</w:t>
      </w:r>
      <w:proofErr w:type="spellStart"/>
      <w:r w:rsidRPr="00AC67A7">
        <w:rPr>
          <w:rFonts w:ascii="Courier New" w:hAnsi="Courier New" w:cs="Courier New"/>
        </w:rPr>
        <w:t>processDTS</w:t>
      </w:r>
      <w:r>
        <w:rPr>
          <w:rFonts w:ascii="Courier New" w:hAnsi="Courier New" w:cs="Courier New"/>
        </w:rPr>
        <w:t>_legacy</w:t>
      </w:r>
      <w:proofErr w:type="spellEnd"/>
      <w:r>
        <w:rPr>
          <w:rFonts w:ascii="Courier New" w:hAnsi="Courier New" w:cs="Courier New"/>
        </w:rPr>
        <w:t xml:space="preserve"> </w:t>
      </w:r>
      <w:r>
        <w:t>and</w:t>
      </w:r>
      <w:r>
        <w:rPr>
          <w:rFonts w:ascii="Courier New" w:hAnsi="Courier New" w:cs="Courier New"/>
        </w:rPr>
        <w:t xml:space="preserve"> </w:t>
      </w:r>
      <w:proofErr w:type="spellStart"/>
      <w:r>
        <w:rPr>
          <w:rFonts w:ascii="Courier New" w:hAnsi="Courier New" w:cs="Courier New"/>
        </w:rPr>
        <w:t>Proocess_Silxa_Legacy</w:t>
      </w:r>
      <w:proofErr w:type="spellEnd"/>
      <w:r>
        <w:t xml:space="preserve">) are for older </w:t>
      </w:r>
      <w:proofErr w:type="spellStart"/>
      <w:r>
        <w:t>Silixa</w:t>
      </w:r>
      <w:proofErr w:type="spellEnd"/>
      <w:r>
        <w:t xml:space="preserve"> instruments that produce slightly different XML files. This </w:t>
      </w:r>
      <w:proofErr w:type="gramStart"/>
      <w:r>
        <w:t>if</w:t>
      </w:r>
      <w:proofErr w:type="gramEnd"/>
      <w:r>
        <w:t xml:space="preserve"> </w:t>
      </w:r>
      <w:proofErr w:type="gramStart"/>
      <w:r>
        <w:t>or</w:t>
      </w:r>
      <w:proofErr w:type="gramEnd"/>
      <w:r>
        <w:t xml:space="preserve"> </w:t>
      </w:r>
      <w:proofErr w:type="gramStart"/>
      <w:r>
        <w:t>use</w:t>
      </w:r>
      <w:proofErr w:type="gramEnd"/>
      <w:r>
        <w:t xml:space="preserve"> for systems that have not received the 2015 software updates.</w:t>
      </w:r>
    </w:p>
    <w:p w14:paraId="389AFCFB" w14:textId="77777777" w:rsidR="00794AA3" w:rsidRPr="000F65C3" w:rsidRDefault="00794AA3" w:rsidP="000F65C3"/>
    <w:p w14:paraId="389AFCFC" w14:textId="77777777" w:rsidR="00143D41" w:rsidRDefault="00143D41" w:rsidP="00143D41">
      <w:pPr>
        <w:pStyle w:val="Heading2"/>
      </w:pPr>
      <w:bookmarkStart w:id="4" w:name="_Toc425418304"/>
      <w:r>
        <w:t>USAGE:</w:t>
      </w:r>
      <w:bookmarkEnd w:id="4"/>
    </w:p>
    <w:p w14:paraId="389AFCFD" w14:textId="77777777" w:rsidR="000F65C3" w:rsidRPr="00143D41" w:rsidRDefault="000F65C3" w:rsidP="004A3FFB">
      <w:pPr>
        <w:rPr>
          <w:b/>
        </w:rPr>
      </w:pPr>
      <w:r w:rsidRPr="00143D41">
        <w:rPr>
          <w:b/>
        </w:rPr>
        <w:t>Select Instrument</w:t>
      </w:r>
      <w:r w:rsidR="00ED4A54" w:rsidRPr="00143D41">
        <w:rPr>
          <w:b/>
        </w:rPr>
        <w:t>:</w:t>
      </w:r>
    </w:p>
    <w:p w14:paraId="389AFCFE" w14:textId="77777777" w:rsidR="000F65C3" w:rsidRDefault="000F65C3" w:rsidP="000F65C3">
      <w:r>
        <w:t xml:space="preserve">Specify the type of data files to be processed. </w:t>
      </w:r>
      <w:proofErr w:type="spellStart"/>
      <w:r>
        <w:t>Sensornet</w:t>
      </w:r>
      <w:proofErr w:type="spellEnd"/>
      <w:r>
        <w:t xml:space="preserve"> DTS systems generate files with the *.</w:t>
      </w:r>
      <w:proofErr w:type="spellStart"/>
      <w:r>
        <w:t>ddf</w:t>
      </w:r>
      <w:proofErr w:type="spellEnd"/>
      <w:r>
        <w:t xml:space="preserve"> file extension, </w:t>
      </w:r>
      <w:proofErr w:type="spellStart"/>
      <w:r>
        <w:t>Silixa</w:t>
      </w:r>
      <w:proofErr w:type="spellEnd"/>
      <w:r>
        <w:t xml:space="preserve"> DTS systems generate files with the *.xml extension.</w:t>
      </w:r>
    </w:p>
    <w:p w14:paraId="389AFCFF" w14:textId="77777777" w:rsidR="000F65C3" w:rsidRPr="00143D41" w:rsidRDefault="007A66ED" w:rsidP="004A3FFB">
      <w:pPr>
        <w:rPr>
          <w:b/>
        </w:rPr>
      </w:pPr>
      <w:r>
        <w:rPr>
          <w:noProof/>
        </w:rPr>
        <w:drawing>
          <wp:anchor distT="0" distB="0" distL="114300" distR="114300" simplePos="0" relativeHeight="251667456" behindDoc="1" locked="0" layoutInCell="1" allowOverlap="1" wp14:anchorId="389AFE59" wp14:editId="389AFE5A">
            <wp:simplePos x="0" y="0"/>
            <wp:positionH relativeFrom="column">
              <wp:posOffset>3428282</wp:posOffset>
            </wp:positionH>
            <wp:positionV relativeFrom="paragraph">
              <wp:posOffset>19685</wp:posOffset>
            </wp:positionV>
            <wp:extent cx="2237740" cy="4134485"/>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237740" cy="4134485"/>
                    </a:xfrm>
                    <a:prstGeom prst="rect">
                      <a:avLst/>
                    </a:prstGeom>
                  </pic:spPr>
                </pic:pic>
              </a:graphicData>
            </a:graphic>
            <wp14:sizeRelH relativeFrom="margin">
              <wp14:pctWidth>0</wp14:pctWidth>
            </wp14:sizeRelH>
            <wp14:sizeRelV relativeFrom="margin">
              <wp14:pctHeight>0</wp14:pctHeight>
            </wp14:sizeRelV>
          </wp:anchor>
        </w:drawing>
      </w:r>
      <w:r w:rsidR="00F24862" w:rsidRPr="00143D41">
        <w:rPr>
          <w:b/>
        </w:rPr>
        <w:t xml:space="preserve">Locate </w:t>
      </w:r>
      <w:r w:rsidR="00007537">
        <w:rPr>
          <w:b/>
        </w:rPr>
        <w:t xml:space="preserve">DTS </w:t>
      </w:r>
      <w:r w:rsidR="00F24862" w:rsidRPr="00143D41">
        <w:rPr>
          <w:b/>
        </w:rPr>
        <w:t>Directory</w:t>
      </w:r>
      <w:r w:rsidR="00ED4A54" w:rsidRPr="00143D41">
        <w:rPr>
          <w:b/>
        </w:rPr>
        <w:t>:</w:t>
      </w:r>
    </w:p>
    <w:p w14:paraId="389AFD00" w14:textId="77777777" w:rsidR="00F24862" w:rsidRDefault="003D04B9" w:rsidP="004A3FFB">
      <w:r>
        <w:t xml:space="preserve">Load </w:t>
      </w:r>
      <w:r w:rsidR="00F24862">
        <w:t>DTS</w:t>
      </w:r>
      <w:r>
        <w:t xml:space="preserve"> files by navigating to </w:t>
      </w:r>
      <w:proofErr w:type="gramStart"/>
      <w:r>
        <w:t>the</w:t>
      </w:r>
      <w:proofErr w:type="gramEnd"/>
      <w:r>
        <w:t xml:space="preserve"> directly that contains the </w:t>
      </w:r>
      <w:r w:rsidR="00F24862">
        <w:t>*.</w:t>
      </w:r>
      <w:proofErr w:type="spellStart"/>
      <w:r w:rsidR="00F24862">
        <w:t>ddf</w:t>
      </w:r>
      <w:proofErr w:type="spellEnd"/>
      <w:r w:rsidR="00F24862">
        <w:t xml:space="preserve"> or *.xml output files</w:t>
      </w:r>
      <w:r w:rsidR="00485790">
        <w:t xml:space="preserve"> to be processed</w:t>
      </w:r>
      <w:r w:rsidR="00F24862">
        <w:t>.</w:t>
      </w:r>
    </w:p>
    <w:p w14:paraId="389AFD01" w14:textId="77777777" w:rsidR="00F24862" w:rsidRDefault="00F24862" w:rsidP="004A3FFB">
      <w:r>
        <w:t xml:space="preserve">Only the </w:t>
      </w:r>
      <w:r w:rsidR="003D04B9">
        <w:t xml:space="preserve">files in the selected directory </w:t>
      </w:r>
      <w:r>
        <w:t>that match</w:t>
      </w:r>
      <w:r w:rsidR="003D04B9">
        <w:t xml:space="preserve"> the specified instrument</w:t>
      </w:r>
      <w:r w:rsidR="00143D41">
        <w:t>s file extension</w:t>
      </w:r>
      <w:r>
        <w:t xml:space="preserve"> will be displayed in the list.</w:t>
      </w:r>
    </w:p>
    <w:p w14:paraId="389AFD02" w14:textId="77777777" w:rsidR="00485790" w:rsidRDefault="00485790" w:rsidP="004A3FFB">
      <w:r>
        <w:t xml:space="preserve">In the case the data is contained in different directories each directory will have to be processed separately. It may be beneficial to combine multiple directories </w:t>
      </w:r>
      <w:proofErr w:type="gramStart"/>
      <w:r>
        <w:t>in order to</w:t>
      </w:r>
      <w:proofErr w:type="gramEnd"/>
      <w:r>
        <w:t xml:space="preserve"> process and generate a single MATLAB® dataset.</w:t>
      </w:r>
    </w:p>
    <w:p w14:paraId="389AFD03" w14:textId="77777777" w:rsidR="00007537" w:rsidRDefault="00007537" w:rsidP="004A3FFB">
      <w:pPr>
        <w:rPr>
          <w:b/>
        </w:rPr>
      </w:pPr>
      <w:r>
        <w:rPr>
          <w:b/>
        </w:rPr>
        <w:t>Parse Fiber Optic Data:</w:t>
      </w:r>
    </w:p>
    <w:p w14:paraId="389AFD04" w14:textId="77777777" w:rsidR="00F24862" w:rsidRPr="00F24862" w:rsidRDefault="00F24862" w:rsidP="004A3FFB">
      <w:pPr>
        <w:rPr>
          <w:b/>
        </w:rPr>
      </w:pPr>
      <w:r>
        <w:rPr>
          <w:b/>
        </w:rPr>
        <w:t>Set Cable Reach Limits and Time Offset</w:t>
      </w:r>
      <w:r w:rsidR="00ED4A54">
        <w:rPr>
          <w:b/>
        </w:rPr>
        <w:t>:</w:t>
      </w:r>
    </w:p>
    <w:p w14:paraId="389AFD05" w14:textId="77777777" w:rsidR="00F24862" w:rsidRDefault="00F24862" w:rsidP="004A3FFB">
      <w:r>
        <w:t xml:space="preserve">Specify the start and stop distance of the reach of fiber to be parsed from the DTS data files. To </w:t>
      </w:r>
      <w:r w:rsidR="00007537">
        <w:t xml:space="preserve">determine the start and stop distance use </w:t>
      </w:r>
      <w:r w:rsidR="00485790">
        <w:t>the ‘Preview’ button (see below)</w:t>
      </w:r>
      <w:r>
        <w:t>.</w:t>
      </w:r>
    </w:p>
    <w:p w14:paraId="389AFD06" w14:textId="77777777" w:rsidR="00F24862" w:rsidRDefault="00F24862" w:rsidP="00F24862">
      <w:r>
        <w:t xml:space="preserve">Specify any </w:t>
      </w:r>
      <w:r w:rsidR="00007537">
        <w:t>day</w:t>
      </w:r>
      <w:r>
        <w:t xml:space="preserve"> offset to be applied to the time stamp of each DTS trace</w:t>
      </w:r>
      <w:r w:rsidR="00007537">
        <w:t xml:space="preserve"> in decimal days</w:t>
      </w:r>
      <w:r>
        <w:t xml:space="preserve">. In general equipment issued through CTEMPs by default is set to GMT time. </w:t>
      </w:r>
      <w:r w:rsidR="00007537">
        <w:t xml:space="preserve">Use day offset to correct for any discrepancies between the recorded time in the DTS files and the actual time such as </w:t>
      </w:r>
      <w:proofErr w:type="gramStart"/>
      <w:r w:rsidR="00007537">
        <w:t>day light</w:t>
      </w:r>
      <w:proofErr w:type="gramEnd"/>
      <w:r w:rsidR="00007537">
        <w:t xml:space="preserve"> savings or time zone corrections.</w:t>
      </w:r>
    </w:p>
    <w:p w14:paraId="389AFD07" w14:textId="77777777" w:rsidR="002A5AC2" w:rsidRDefault="002A5AC2">
      <w:pPr>
        <w:rPr>
          <w:b/>
        </w:rPr>
      </w:pPr>
      <w:r>
        <w:rPr>
          <w:b/>
        </w:rPr>
        <w:br w:type="page"/>
      </w:r>
    </w:p>
    <w:p w14:paraId="389AFD08" w14:textId="77777777" w:rsidR="00F24862" w:rsidRPr="00F24862" w:rsidRDefault="00F24862" w:rsidP="004A3FFB">
      <w:pPr>
        <w:rPr>
          <w:b/>
        </w:rPr>
      </w:pPr>
      <w:r>
        <w:rPr>
          <w:b/>
        </w:rPr>
        <w:lastRenderedPageBreak/>
        <w:t>Preview</w:t>
      </w:r>
      <w:r w:rsidR="00ED4A54">
        <w:rPr>
          <w:b/>
        </w:rPr>
        <w:t>:</w:t>
      </w:r>
    </w:p>
    <w:p w14:paraId="389AFD09" w14:textId="77777777" w:rsidR="009D49B2" w:rsidRDefault="00143D41" w:rsidP="004A3FFB">
      <w:r>
        <w:t>To</w:t>
      </w:r>
      <w:r w:rsidR="00F24862">
        <w:t xml:space="preserve"> identify the reach of fiber to process</w:t>
      </w:r>
      <w:r w:rsidR="00007537">
        <w:t xml:space="preserve"> select</w:t>
      </w:r>
      <w:r w:rsidR="00F24862">
        <w:t xml:space="preserve"> </w:t>
      </w:r>
      <w:r>
        <w:t xml:space="preserve">a data file from the list </w:t>
      </w:r>
      <w:r w:rsidR="00485790">
        <w:t xml:space="preserve">and </w:t>
      </w:r>
      <w:r w:rsidR="00007537">
        <w:t>c</w:t>
      </w:r>
      <w:r w:rsidR="00F24862">
        <w:t xml:space="preserve">lick ‘Preview’. </w:t>
      </w:r>
      <w:r>
        <w:t>A new window</w:t>
      </w:r>
      <w:r w:rsidR="00F24862">
        <w:t xml:space="preserve"> will </w:t>
      </w:r>
      <w:r w:rsidR="00485790">
        <w:t>open</w:t>
      </w:r>
      <w:r w:rsidR="00007537">
        <w:t xml:space="preserve"> and the</w:t>
      </w:r>
      <w:r w:rsidR="00F24862">
        <w:t xml:space="preserve"> file name, </w:t>
      </w:r>
      <w:r>
        <w:t>available reference</w:t>
      </w:r>
      <w:r w:rsidR="00F24862">
        <w:t xml:space="preserve"> temperature</w:t>
      </w:r>
      <w:r>
        <w:t>s</w:t>
      </w:r>
      <w:r w:rsidR="00F24862">
        <w:t xml:space="preserve"> and </w:t>
      </w:r>
      <w:r w:rsidR="00007537">
        <w:t xml:space="preserve">un-calibrated temperature as a function of distance will be displayed. </w:t>
      </w:r>
      <w:r w:rsidR="003D04B9">
        <w:t xml:space="preserve">From the </w:t>
      </w:r>
      <w:r w:rsidR="00E7694B">
        <w:t>Preview</w:t>
      </w:r>
      <w:r w:rsidR="003D04B9">
        <w:t xml:space="preserve"> window data </w:t>
      </w:r>
      <w:r>
        <w:t>may</w:t>
      </w:r>
      <w:r w:rsidR="003D04B9">
        <w:t xml:space="preserve"> be plotted</w:t>
      </w:r>
      <w:r w:rsidR="00F24862">
        <w:t xml:space="preserve"> by pressing the ‘Plot’ button.</w:t>
      </w:r>
      <w:r w:rsidR="00745D86">
        <w:t xml:space="preserve"> </w:t>
      </w:r>
      <w:r w:rsidR="00E7694B">
        <w:t>From the Plot Preview window use bo</w:t>
      </w:r>
      <w:r w:rsidR="00007537">
        <w:t>th</w:t>
      </w:r>
      <w:r w:rsidR="00745D86">
        <w:t xml:space="preserve"> the pan</w:t>
      </w:r>
      <w:r w:rsidR="00485790">
        <w:t xml:space="preserve"> </w:t>
      </w:r>
      <w:r w:rsidR="009D49B2">
        <w:t>[</w:t>
      </w:r>
      <w:r w:rsidR="009D49B2">
        <w:rPr>
          <w:noProof/>
        </w:rPr>
        <w:drawing>
          <wp:inline distT="0" distB="0" distL="0" distR="0" wp14:anchorId="389AFE5B" wp14:editId="389AFE5C">
            <wp:extent cx="81582" cy="850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358" t="11928" r="7776" b="8937"/>
                    <a:stretch/>
                  </pic:blipFill>
                  <pic:spPr bwMode="auto">
                    <a:xfrm>
                      <a:off x="0" y="0"/>
                      <a:ext cx="89557" cy="93415"/>
                    </a:xfrm>
                    <a:prstGeom prst="rect">
                      <a:avLst/>
                    </a:prstGeom>
                    <a:ln>
                      <a:noFill/>
                    </a:ln>
                    <a:extLst>
                      <a:ext uri="{53640926-AAD7-44D8-BBD7-CCE9431645EC}">
                        <a14:shadowObscured xmlns:a14="http://schemas.microsoft.com/office/drawing/2010/main"/>
                      </a:ext>
                    </a:extLst>
                  </pic:spPr>
                </pic:pic>
              </a:graphicData>
            </a:graphic>
          </wp:inline>
        </w:drawing>
      </w:r>
      <w:r w:rsidR="009D49B2">
        <w:t>]</w:t>
      </w:r>
      <w:r w:rsidR="00745D86">
        <w:t xml:space="preserve"> and zoom</w:t>
      </w:r>
      <w:r w:rsidR="00485790">
        <w:t xml:space="preserve"> </w:t>
      </w:r>
      <w:r w:rsidR="009D49B2">
        <w:t>[</w:t>
      </w:r>
      <w:r w:rsidR="009D49B2">
        <w:rPr>
          <w:noProof/>
        </w:rPr>
        <w:drawing>
          <wp:inline distT="0" distB="0" distL="0" distR="0" wp14:anchorId="389AFE5D" wp14:editId="389AFE5E">
            <wp:extent cx="183560" cy="79818"/>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9110" t="11428" r="7217" b="14349"/>
                    <a:stretch/>
                  </pic:blipFill>
                  <pic:spPr bwMode="auto">
                    <a:xfrm>
                      <a:off x="0" y="0"/>
                      <a:ext cx="228926" cy="99544"/>
                    </a:xfrm>
                    <a:prstGeom prst="rect">
                      <a:avLst/>
                    </a:prstGeom>
                    <a:ln>
                      <a:noFill/>
                    </a:ln>
                    <a:extLst>
                      <a:ext uri="{53640926-AAD7-44D8-BBD7-CCE9431645EC}">
                        <a14:shadowObscured xmlns:a14="http://schemas.microsoft.com/office/drawing/2010/main"/>
                      </a:ext>
                    </a:extLst>
                  </pic:spPr>
                </pic:pic>
              </a:graphicData>
            </a:graphic>
          </wp:inline>
        </w:drawing>
      </w:r>
      <w:r w:rsidR="009D49B2">
        <w:t>]</w:t>
      </w:r>
      <w:r w:rsidR="00745D86">
        <w:t xml:space="preserve"> tools </w:t>
      </w:r>
      <w:r w:rsidR="00E7694B">
        <w:t xml:space="preserve">to </w:t>
      </w:r>
      <w:r w:rsidR="00745D86">
        <w:t xml:space="preserve">visually </w:t>
      </w:r>
      <w:proofErr w:type="gramStart"/>
      <w:r w:rsidR="00745D86">
        <w:t>identity</w:t>
      </w:r>
      <w:proofErr w:type="gramEnd"/>
      <w:r w:rsidR="00745D86">
        <w:t xml:space="preserve"> the reach of fiber to be processed.</w:t>
      </w:r>
    </w:p>
    <w:p w14:paraId="389AFD0A" w14:textId="77777777" w:rsidR="00AD5960" w:rsidRDefault="007A66ED" w:rsidP="004A3FFB">
      <w:pPr>
        <w:rPr>
          <w:noProof/>
        </w:rPr>
      </w:pPr>
      <w:r>
        <w:rPr>
          <w:noProof/>
        </w:rPr>
        <mc:AlternateContent>
          <mc:Choice Requires="wps">
            <w:drawing>
              <wp:anchor distT="0" distB="0" distL="114300" distR="114300" simplePos="0" relativeHeight="251668480" behindDoc="0" locked="0" layoutInCell="1" allowOverlap="1" wp14:anchorId="389AFE5F" wp14:editId="389AFE60">
                <wp:simplePos x="0" y="0"/>
                <wp:positionH relativeFrom="column">
                  <wp:posOffset>376813</wp:posOffset>
                </wp:positionH>
                <wp:positionV relativeFrom="paragraph">
                  <wp:posOffset>2539308</wp:posOffset>
                </wp:positionV>
                <wp:extent cx="1070150" cy="120497"/>
                <wp:effectExtent l="0" t="0" r="0" b="0"/>
                <wp:wrapNone/>
                <wp:docPr id="36" name="Rectangle 36"/>
                <wp:cNvGraphicFramePr/>
                <a:graphic xmlns:a="http://schemas.openxmlformats.org/drawingml/2006/main">
                  <a:graphicData uri="http://schemas.microsoft.com/office/word/2010/wordprocessingShape">
                    <wps:wsp>
                      <wps:cNvSpPr/>
                      <wps:spPr>
                        <a:xfrm>
                          <a:off x="0" y="0"/>
                          <a:ext cx="1070150" cy="120497"/>
                        </a:xfrm>
                        <a:prstGeom prst="rect">
                          <a:avLst/>
                        </a:prstGeom>
                        <a:solidFill>
                          <a:srgbClr val="FF0000">
                            <a:alpha val="33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219B6" id="Rectangle 36" o:spid="_x0000_s1026" style="position:absolute;margin-left:29.65pt;margin-top:199.95pt;width:84.25pt;height: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" fillcolor="red" stroked="f" strokeweight="1pt">
                <v:fill opacity="21588f"/>
              </v:rect>
            </w:pict>
          </mc:Fallback>
        </mc:AlternateContent>
      </w:r>
      <w:r w:rsidR="002A5AC2">
        <w:rPr>
          <w:noProof/>
        </w:rPr>
        <w:drawing>
          <wp:inline distT="0" distB="0" distL="0" distR="0" wp14:anchorId="389AFE61" wp14:editId="389AFE62">
            <wp:extent cx="1911111" cy="35282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17409" cy="3539832"/>
                    </a:xfrm>
                    <a:prstGeom prst="rect">
                      <a:avLst/>
                    </a:prstGeom>
                  </pic:spPr>
                </pic:pic>
              </a:graphicData>
            </a:graphic>
          </wp:inline>
        </w:drawing>
      </w:r>
      <w:r w:rsidR="002A5AC2" w:rsidRPr="002A5AC2">
        <w:rPr>
          <w:noProof/>
        </w:rPr>
        <w:t xml:space="preserve"> </w:t>
      </w:r>
      <w:r w:rsidR="002A5AC2">
        <w:rPr>
          <w:noProof/>
        </w:rPr>
        <w:drawing>
          <wp:inline distT="0" distB="0" distL="0" distR="0" wp14:anchorId="389AFE63" wp14:editId="389AFE64">
            <wp:extent cx="3988556" cy="35513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71129" cy="3624886"/>
                    </a:xfrm>
                    <a:prstGeom prst="rect">
                      <a:avLst/>
                    </a:prstGeom>
                  </pic:spPr>
                </pic:pic>
              </a:graphicData>
            </a:graphic>
          </wp:inline>
        </w:drawing>
      </w:r>
    </w:p>
    <w:p w14:paraId="389AFD0B" w14:textId="77777777" w:rsidR="00AD5960" w:rsidRDefault="00AD5960" w:rsidP="00AD5960">
      <w:r>
        <w:t xml:space="preserve">In the figures above the end of the fiber can be seen where the temperature displayed in the </w:t>
      </w:r>
      <w:proofErr w:type="spellStart"/>
      <w:r>
        <w:t>tempC</w:t>
      </w:r>
      <w:proofErr w:type="spellEnd"/>
      <w:r>
        <w:t xml:space="preserve"> column jumps from 22.3 °C to -26.4 °</w:t>
      </w:r>
      <w:r w:rsidR="007A66ED">
        <w:t>C between 1524.5 and 1525.5 meters.</w:t>
      </w:r>
      <w:r>
        <w:t xml:space="preserve"> Plotting the data allows for visual identification of cable limits.</w:t>
      </w:r>
    </w:p>
    <w:p w14:paraId="389AFD0C" w14:textId="77777777" w:rsidR="00E7694B" w:rsidRDefault="00E7694B" w:rsidP="00AD5960">
      <w:r>
        <w:t xml:space="preserve">Data is </w:t>
      </w:r>
      <w:proofErr w:type="gramStart"/>
      <w:r>
        <w:t>read in starting</w:t>
      </w:r>
      <w:proofErr w:type="gramEnd"/>
      <w:r>
        <w:t xml:space="preserve"> at -50 m. The data from the optical fiber from -50 to 0 m corresponds instrument for internal calibration coil. Data from 0 m on corresponds the optical fiber connect to the instrument. </w:t>
      </w:r>
    </w:p>
    <w:p w14:paraId="389AFD0D" w14:textId="77777777" w:rsidR="00745D86" w:rsidRPr="00745D86" w:rsidRDefault="00745D86" w:rsidP="004A3FFB">
      <w:pPr>
        <w:rPr>
          <w:b/>
        </w:rPr>
      </w:pPr>
      <w:r>
        <w:rPr>
          <w:b/>
        </w:rPr>
        <w:t>Parse and Save</w:t>
      </w:r>
      <w:r w:rsidR="00ED4A54">
        <w:rPr>
          <w:b/>
        </w:rPr>
        <w:t>:</w:t>
      </w:r>
    </w:p>
    <w:p w14:paraId="389AFD0E" w14:textId="77777777" w:rsidR="00866D75" w:rsidRDefault="00AD5960" w:rsidP="004A3FFB">
      <w:r>
        <w:t>After specifying</w:t>
      </w:r>
      <w:r w:rsidR="002A5AC2">
        <w:t xml:space="preserve"> the reach of fiber to be parsed and </w:t>
      </w:r>
      <w:r w:rsidR="00E7694B">
        <w:t>the</w:t>
      </w:r>
      <w:r w:rsidR="002A5AC2">
        <w:t xml:space="preserve"> time offset the DTS data files may be parsed and saved.</w:t>
      </w:r>
      <w:r w:rsidR="005622FF">
        <w:t xml:space="preserve"> The DTS data files are processed using the </w:t>
      </w:r>
      <w:proofErr w:type="spellStart"/>
      <w:r w:rsidR="005622FF">
        <w:t>Process_Silixa</w:t>
      </w:r>
      <w:proofErr w:type="spellEnd"/>
      <w:r w:rsidR="005622FF">
        <w:t xml:space="preserve"> and </w:t>
      </w:r>
      <w:proofErr w:type="spellStart"/>
      <w:r w:rsidR="005622FF">
        <w:t>Process_Sensornet</w:t>
      </w:r>
      <w:proofErr w:type="spellEnd"/>
      <w:r w:rsidR="005622FF">
        <w:t xml:space="preserve"> scripts. These scripts may be executed from the command line and contain detailed help files</w:t>
      </w:r>
      <w:r w:rsidR="00E7694B">
        <w:t xml:space="preserve"> accessible by typing help and the command name (i.e. </w:t>
      </w:r>
      <w:r w:rsidR="00E7694B">
        <w:rPr>
          <w:rFonts w:ascii="Courier New" w:hAnsi="Courier New" w:cs="Courier New"/>
        </w:rPr>
        <w:t xml:space="preserve">help </w:t>
      </w:r>
      <w:proofErr w:type="spellStart"/>
      <w:r w:rsidR="00E7694B">
        <w:rPr>
          <w:rFonts w:ascii="Courier New" w:hAnsi="Courier New" w:cs="Courier New"/>
        </w:rPr>
        <w:t>Pr</w:t>
      </w:r>
      <w:r w:rsidR="00E7694B" w:rsidRPr="00E7694B">
        <w:rPr>
          <w:rFonts w:ascii="Courier New" w:hAnsi="Courier New" w:cs="Courier New"/>
        </w:rPr>
        <w:t>ocess_Sensornet</w:t>
      </w:r>
      <w:proofErr w:type="spellEnd"/>
      <w:r w:rsidR="00E7694B">
        <w:t>)</w:t>
      </w:r>
      <w:r w:rsidR="005622FF">
        <w:t>.</w:t>
      </w:r>
      <w:r w:rsidR="00866D75">
        <w:t xml:space="preserve"> </w:t>
      </w:r>
      <w:r w:rsidR="002A5AC2">
        <w:t xml:space="preserve">The data will be saved to the </w:t>
      </w:r>
      <w:r>
        <w:t>designated</w:t>
      </w:r>
      <w:r w:rsidR="005622FF">
        <w:t xml:space="preserve"> </w:t>
      </w:r>
      <w:proofErr w:type="spellStart"/>
      <w:r w:rsidR="005622FF">
        <w:t>output.mat</w:t>
      </w:r>
      <w:proofErr w:type="spellEnd"/>
      <w:r w:rsidR="00866D75">
        <w:t xml:space="preserve"> </w:t>
      </w:r>
      <w:r w:rsidR="002A5AC2">
        <w:t>MAT-file</w:t>
      </w:r>
      <w:r w:rsidR="00866D75">
        <w:t>. Processing time varies by DTS system, number</w:t>
      </w:r>
      <w:r w:rsidR="00863722">
        <w:t xml:space="preserve"> of data files and computer. A conservative </w:t>
      </w:r>
      <w:r w:rsidR="00866D75">
        <w:t>estimate</w:t>
      </w:r>
      <w:r w:rsidR="00863722">
        <w:t xml:space="preserve"> for processing time is approximately </w:t>
      </w:r>
      <w:r>
        <w:t xml:space="preserve">three files per second. </w:t>
      </w:r>
      <w:r w:rsidR="002A5AC2">
        <w:t>A progress bar is used to monitor</w:t>
      </w:r>
      <w:r>
        <w:t xml:space="preserve"> file processing</w:t>
      </w:r>
      <w:r w:rsidR="002A5AC2">
        <w:t>.</w:t>
      </w:r>
    </w:p>
    <w:p w14:paraId="389AFD0F" w14:textId="77777777" w:rsidR="00ED4A54" w:rsidRDefault="002A5AC2" w:rsidP="004A3FFB">
      <w:r>
        <w:rPr>
          <w:noProof/>
        </w:rPr>
        <w:lastRenderedPageBreak/>
        <w:drawing>
          <wp:inline distT="0" distB="0" distL="0" distR="0" wp14:anchorId="389AFE65" wp14:editId="389AFE66">
            <wp:extent cx="3243532" cy="1097314"/>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76840" cy="1108582"/>
                    </a:xfrm>
                    <a:prstGeom prst="rect">
                      <a:avLst/>
                    </a:prstGeom>
                  </pic:spPr>
                </pic:pic>
              </a:graphicData>
            </a:graphic>
          </wp:inline>
        </w:drawing>
      </w:r>
    </w:p>
    <w:p w14:paraId="389AFD10" w14:textId="77777777" w:rsidR="00BA2AB8" w:rsidRDefault="00E7694B" w:rsidP="004A3FFB">
      <w:r>
        <w:t xml:space="preserve">After </w:t>
      </w:r>
      <w:proofErr w:type="gramStart"/>
      <w:r>
        <w:t>processing</w:t>
      </w:r>
      <w:proofErr w:type="gramEnd"/>
      <w:r>
        <w:t xml:space="preserve"> is completed the total processing</w:t>
      </w:r>
      <w:r w:rsidR="00BA2AB8">
        <w:t xml:space="preserve"> time is displayed.</w:t>
      </w:r>
    </w:p>
    <w:p w14:paraId="389AFD11" w14:textId="77777777" w:rsidR="000B2ED6" w:rsidRDefault="000B2ED6" w:rsidP="000B2ED6">
      <w:pPr>
        <w:pStyle w:val="Heading2"/>
      </w:pPr>
      <w:bookmarkStart w:id="5" w:name="_Toc425418305"/>
      <w:r>
        <w:t>OUTPUT:</w:t>
      </w:r>
      <w:bookmarkEnd w:id="5"/>
    </w:p>
    <w:p w14:paraId="389AFD12" w14:textId="77777777" w:rsidR="00ED4A54" w:rsidRPr="00ED4A54" w:rsidRDefault="00ED4A54" w:rsidP="004A3FFB">
      <w:pPr>
        <w:rPr>
          <w:b/>
        </w:rPr>
      </w:pPr>
      <w:r>
        <w:rPr>
          <w:b/>
        </w:rPr>
        <w:t>Output File Contents:</w:t>
      </w:r>
    </w:p>
    <w:p w14:paraId="389AFD13" w14:textId="77777777" w:rsidR="0037760E" w:rsidRDefault="00C97CBF" w:rsidP="004A3FFB">
      <w:r>
        <w:t xml:space="preserve">The </w:t>
      </w:r>
      <w:proofErr w:type="spellStart"/>
      <w:r w:rsidR="00863722">
        <w:t>output.mat</w:t>
      </w:r>
      <w:proofErr w:type="spellEnd"/>
      <w:r w:rsidR="00ED4A54">
        <w:t xml:space="preserve"> </w:t>
      </w:r>
      <w:r>
        <w:t>MAT-file (*.mat)</w:t>
      </w:r>
      <w:r w:rsidR="00ED4A54">
        <w:t xml:space="preserve"> </w:t>
      </w:r>
      <w:r w:rsidR="00863722">
        <w:t xml:space="preserve">will </w:t>
      </w:r>
      <w:proofErr w:type="gramStart"/>
      <w:r w:rsidR="00ED4A54">
        <w:t>contains</w:t>
      </w:r>
      <w:proofErr w:type="gramEnd"/>
      <w:r w:rsidR="00ED4A54">
        <w:t xml:space="preserve"> the</w:t>
      </w:r>
      <w:r w:rsidR="0037760E">
        <w:t xml:space="preserve"> following variables:</w:t>
      </w:r>
    </w:p>
    <w:p w14:paraId="389AFD14" w14:textId="77777777" w:rsidR="0037760E" w:rsidRDefault="0037760E" w:rsidP="00ED4A54">
      <w:pPr>
        <w:pStyle w:val="ListParagraph"/>
        <w:numPr>
          <w:ilvl w:val="0"/>
          <w:numId w:val="3"/>
        </w:numPr>
      </w:pPr>
      <w:r>
        <w:t>distance</w:t>
      </w:r>
      <w:r w:rsidR="00863722">
        <w:t xml:space="preserve"> – measurement points along the fiber (in meters)</w:t>
      </w:r>
    </w:p>
    <w:p w14:paraId="389AFD15" w14:textId="77777777" w:rsidR="00ED4A54" w:rsidRDefault="0037760E" w:rsidP="00ED4A54">
      <w:pPr>
        <w:pStyle w:val="ListParagraph"/>
        <w:numPr>
          <w:ilvl w:val="0"/>
          <w:numId w:val="3"/>
        </w:numPr>
      </w:pPr>
      <w:r>
        <w:t>datetime</w:t>
      </w:r>
      <w:r w:rsidR="00863722">
        <w:t xml:space="preserve"> – date and time of each fiber trace</w:t>
      </w:r>
    </w:p>
    <w:p w14:paraId="389AFD16" w14:textId="77777777" w:rsidR="0037760E" w:rsidRDefault="0037760E" w:rsidP="00ED4A54">
      <w:pPr>
        <w:pStyle w:val="ListParagraph"/>
        <w:numPr>
          <w:ilvl w:val="0"/>
          <w:numId w:val="3"/>
        </w:numPr>
      </w:pPr>
      <w:r>
        <w:t>Stokes</w:t>
      </w:r>
      <w:r w:rsidR="00863722">
        <w:t xml:space="preserve"> – raw Stokes amplitude along the fiber (dimensionless)</w:t>
      </w:r>
    </w:p>
    <w:p w14:paraId="389AFD17" w14:textId="77777777" w:rsidR="0037760E" w:rsidRDefault="0037760E" w:rsidP="00ED4A54">
      <w:pPr>
        <w:pStyle w:val="ListParagraph"/>
        <w:numPr>
          <w:ilvl w:val="0"/>
          <w:numId w:val="3"/>
        </w:numPr>
      </w:pPr>
      <w:proofErr w:type="spellStart"/>
      <w:r>
        <w:t>AntiStokes</w:t>
      </w:r>
      <w:proofErr w:type="spellEnd"/>
      <w:r w:rsidR="00863722">
        <w:t xml:space="preserve"> – raw </w:t>
      </w:r>
      <w:proofErr w:type="spellStart"/>
      <w:r w:rsidR="00863722">
        <w:t>AntiStokes</w:t>
      </w:r>
      <w:proofErr w:type="spellEnd"/>
      <w:r w:rsidR="00863722">
        <w:t xml:space="preserve"> amplitude along the fiber (dimensionless)</w:t>
      </w:r>
    </w:p>
    <w:p w14:paraId="389AFD18" w14:textId="77777777" w:rsidR="0037760E" w:rsidRDefault="0037760E" w:rsidP="00ED4A54">
      <w:pPr>
        <w:pStyle w:val="ListParagraph"/>
        <w:numPr>
          <w:ilvl w:val="0"/>
          <w:numId w:val="3"/>
        </w:numPr>
      </w:pPr>
      <w:proofErr w:type="spellStart"/>
      <w:r>
        <w:t>tempC</w:t>
      </w:r>
      <w:proofErr w:type="spellEnd"/>
      <w:r w:rsidR="00863722">
        <w:t xml:space="preserve"> – un-calibrated raw temperature along the fiber (°C)</w:t>
      </w:r>
    </w:p>
    <w:p w14:paraId="389AFD19" w14:textId="77777777" w:rsidR="0037760E" w:rsidRDefault="0037760E" w:rsidP="00ED4A54">
      <w:pPr>
        <w:pStyle w:val="ListParagraph"/>
        <w:numPr>
          <w:ilvl w:val="0"/>
          <w:numId w:val="3"/>
        </w:numPr>
      </w:pPr>
      <w:proofErr w:type="spellStart"/>
      <w:r>
        <w:t>tref_int</w:t>
      </w:r>
      <w:proofErr w:type="spellEnd"/>
      <w:r w:rsidR="00863722">
        <w:t xml:space="preserve"> – internal reference temperature (°C)</w:t>
      </w:r>
    </w:p>
    <w:p w14:paraId="389AFD1A" w14:textId="77777777" w:rsidR="00863722" w:rsidRDefault="00863722" w:rsidP="00863722">
      <w:r>
        <w:t xml:space="preserve">Depending on the DTS system configuration the </w:t>
      </w:r>
      <w:proofErr w:type="spellStart"/>
      <w:r>
        <w:t>output.mat</w:t>
      </w:r>
      <w:proofErr w:type="spellEnd"/>
      <w:r>
        <w:t xml:space="preserve"> MAT-file may contain the following variables:</w:t>
      </w:r>
    </w:p>
    <w:p w14:paraId="389AFD1B" w14:textId="77777777" w:rsidR="00863722" w:rsidRDefault="00863722" w:rsidP="00ED4A54">
      <w:pPr>
        <w:pStyle w:val="ListParagraph"/>
        <w:numPr>
          <w:ilvl w:val="0"/>
          <w:numId w:val="3"/>
        </w:numPr>
      </w:pPr>
      <w:proofErr w:type="spellStart"/>
      <w:r>
        <w:t>StokesR</w:t>
      </w:r>
      <w:proofErr w:type="spellEnd"/>
      <w:r>
        <w:t xml:space="preserve"> – raw Stokes amplitude from the reverse trace (dimensionless)</w:t>
      </w:r>
    </w:p>
    <w:p w14:paraId="389AFD1C" w14:textId="77777777" w:rsidR="00863722" w:rsidRDefault="00863722" w:rsidP="00ED4A54">
      <w:pPr>
        <w:pStyle w:val="ListParagraph"/>
        <w:numPr>
          <w:ilvl w:val="0"/>
          <w:numId w:val="3"/>
        </w:numPr>
      </w:pPr>
      <w:proofErr w:type="spellStart"/>
      <w:r>
        <w:t>AntiStokesR</w:t>
      </w:r>
      <w:proofErr w:type="spellEnd"/>
      <w:r>
        <w:t xml:space="preserve"> – raw </w:t>
      </w:r>
      <w:proofErr w:type="spellStart"/>
      <w:r>
        <w:t>AntiStokes</w:t>
      </w:r>
      <w:proofErr w:type="spellEnd"/>
      <w:r>
        <w:t xml:space="preserve"> amplitude from the reverse trace (dimensionless)</w:t>
      </w:r>
    </w:p>
    <w:p w14:paraId="389AFD1D" w14:textId="77777777" w:rsidR="00794AA3" w:rsidRDefault="00794AA3" w:rsidP="00ED4A54">
      <w:pPr>
        <w:pStyle w:val="ListParagraph"/>
        <w:numPr>
          <w:ilvl w:val="0"/>
          <w:numId w:val="3"/>
        </w:numPr>
      </w:pPr>
      <w:proofErr w:type="spellStart"/>
      <w:r>
        <w:t>FOend</w:t>
      </w:r>
      <w:proofErr w:type="spellEnd"/>
      <w:r>
        <w:t xml:space="preserve"> – user identified end for double ended measurements</w:t>
      </w:r>
    </w:p>
    <w:p w14:paraId="389AFD1E" w14:textId="77777777" w:rsidR="00863722" w:rsidRDefault="00863722" w:rsidP="00863722">
      <w:pPr>
        <w:pStyle w:val="ListParagraph"/>
        <w:numPr>
          <w:ilvl w:val="0"/>
          <w:numId w:val="3"/>
        </w:numPr>
      </w:pPr>
      <w:r>
        <w:t>tref_1 – external reference temperature (1) (°C)</w:t>
      </w:r>
    </w:p>
    <w:p w14:paraId="389AFD1F" w14:textId="77777777" w:rsidR="005622FF" w:rsidRDefault="0037760E" w:rsidP="00096171">
      <w:pPr>
        <w:pStyle w:val="ListParagraph"/>
        <w:numPr>
          <w:ilvl w:val="0"/>
          <w:numId w:val="3"/>
        </w:numPr>
      </w:pPr>
      <w:r>
        <w:t>tref_2</w:t>
      </w:r>
      <w:r w:rsidR="00ED4A54">
        <w:t xml:space="preserve"> </w:t>
      </w:r>
      <w:r w:rsidR="00863722">
        <w:t>– external reference temperature (2) (°C)</w:t>
      </w:r>
    </w:p>
    <w:p w14:paraId="389AFD20" w14:textId="77777777" w:rsidR="005622FF" w:rsidRDefault="005622FF" w:rsidP="005622FF">
      <w:pPr>
        <w:pStyle w:val="ListParagraph"/>
      </w:pPr>
    </w:p>
    <w:p w14:paraId="389AFD21" w14:textId="77777777" w:rsidR="00866D75" w:rsidRPr="00794AA3" w:rsidRDefault="00866D75" w:rsidP="00794AA3">
      <w:pPr>
        <w:pStyle w:val="Heading2"/>
      </w:pPr>
      <w:bookmarkStart w:id="6" w:name="_Toc425418306"/>
      <w:r w:rsidRPr="00794AA3">
        <w:t>P</w:t>
      </w:r>
      <w:r w:rsidR="00794AA3">
        <w:t>ROCESSING ERRORS/ISSUES</w:t>
      </w:r>
      <w:r w:rsidRPr="00794AA3">
        <w:t>:</w:t>
      </w:r>
      <w:bookmarkEnd w:id="6"/>
    </w:p>
    <w:p w14:paraId="389AFD22" w14:textId="77777777" w:rsidR="002D7572" w:rsidRDefault="00BA2AB8" w:rsidP="00ED4A54">
      <w:r>
        <w:t xml:space="preserve">In the event of a processing error the error will be displayed along with a possible cause. Two common errors include changes in the DTS configuration (e.g. sampling resolution) and corrupt data files. When one of these errors occurs the file name that generated the error is displayed and may need to be removed or manually corrected. Data processed up to the point of the error is saved to the designated </w:t>
      </w:r>
      <w:proofErr w:type="spellStart"/>
      <w:r>
        <w:t>output.mat</w:t>
      </w:r>
      <w:proofErr w:type="spellEnd"/>
      <w:r>
        <w:t xml:space="preserve"> MAT-file.</w:t>
      </w:r>
    </w:p>
    <w:p w14:paraId="389AFD23" w14:textId="77777777" w:rsidR="00BA2AB8" w:rsidRDefault="00BA2AB8" w:rsidP="00ED4A54"/>
    <w:p w14:paraId="389AFD24" w14:textId="77777777" w:rsidR="00ED1D35" w:rsidRDefault="00ED1D35" w:rsidP="00ED1D35">
      <w:pPr>
        <w:pStyle w:val="ListParagraph"/>
      </w:pPr>
    </w:p>
    <w:p w14:paraId="389AFD25" w14:textId="77777777" w:rsidR="00C97CBF" w:rsidRDefault="00C97CBF" w:rsidP="00486A6B">
      <w:pPr>
        <w:jc w:val="center"/>
        <w:rPr>
          <w:sz w:val="40"/>
        </w:rPr>
      </w:pPr>
    </w:p>
    <w:p w14:paraId="389AFD26" w14:textId="77777777" w:rsidR="004A3FFB" w:rsidRDefault="00C97CBF" w:rsidP="00C97CBF">
      <w:pPr>
        <w:pStyle w:val="Heading1"/>
        <w:rPr>
          <w:b/>
        </w:rPr>
      </w:pPr>
      <w:bookmarkStart w:id="7" w:name="_Toc425418307"/>
      <w:r w:rsidRPr="000B2ED6">
        <w:rPr>
          <w:b/>
        </w:rPr>
        <w:lastRenderedPageBreak/>
        <w:t>tref2DTS</w:t>
      </w:r>
      <w:bookmarkEnd w:id="7"/>
    </w:p>
    <w:p w14:paraId="389AFD27" w14:textId="77777777" w:rsidR="000B2ED6" w:rsidRPr="000B2ED6" w:rsidRDefault="000B2ED6" w:rsidP="006D75C8">
      <w:pPr>
        <w:pStyle w:val="Heading2"/>
      </w:pPr>
      <w:bookmarkStart w:id="8" w:name="_Toc425418308"/>
      <w:r>
        <w:t>DESCRIPTION:</w:t>
      </w:r>
      <w:bookmarkEnd w:id="8"/>
      <w:r>
        <w:t xml:space="preserve"> </w:t>
      </w:r>
    </w:p>
    <w:p w14:paraId="389AFD28" w14:textId="77777777" w:rsidR="00C97CBF" w:rsidRDefault="00C97CBF" w:rsidP="00C97CBF">
      <w:r w:rsidRPr="004A5F4B">
        <w:rPr>
          <w:rFonts w:ascii="Courier New" w:hAnsi="Courier New" w:cs="Courier New"/>
        </w:rPr>
        <w:t>tref2DTS</w:t>
      </w:r>
      <w:r>
        <w:t xml:space="preserve"> </w:t>
      </w:r>
      <w:r w:rsidR="004A5F4B">
        <w:t>provides</w:t>
      </w:r>
      <w:r w:rsidR="006D75C8">
        <w:t xml:space="preserve"> a </w:t>
      </w:r>
      <w:r w:rsidR="004A5F4B">
        <w:t>way</w:t>
      </w:r>
      <w:r w:rsidR="006D75C8">
        <w:t xml:space="preserve"> to</w:t>
      </w:r>
      <w:r>
        <w:t xml:space="preserve"> add reference temperature records to the DTS</w:t>
      </w:r>
      <w:r w:rsidR="004A5F4B">
        <w:t xml:space="preserve"> </w:t>
      </w:r>
      <w:proofErr w:type="spellStart"/>
      <w:r w:rsidR="004A5F4B">
        <w:t>output.mat</w:t>
      </w:r>
      <w:proofErr w:type="spellEnd"/>
      <w:r>
        <w:t xml:space="preserve"> MAT-file </w:t>
      </w:r>
      <w:r w:rsidR="006D75C8">
        <w:t xml:space="preserve">generated by </w:t>
      </w:r>
      <w:proofErr w:type="spellStart"/>
      <w:r w:rsidR="006D75C8" w:rsidRPr="004A5F4B">
        <w:rPr>
          <w:rFonts w:ascii="Courier New" w:hAnsi="Courier New" w:cs="Courier New"/>
        </w:rPr>
        <w:t>processDTS</w:t>
      </w:r>
      <w:proofErr w:type="spellEnd"/>
      <w:r>
        <w:t xml:space="preserve">. The GUI has been </w:t>
      </w:r>
      <w:r w:rsidR="006D75C8">
        <w:t>designed</w:t>
      </w:r>
      <w:r>
        <w:t xml:space="preserve"> to handle data files collected by </w:t>
      </w:r>
      <w:proofErr w:type="spellStart"/>
      <w:r>
        <w:t>RBRsolo</w:t>
      </w:r>
      <w:proofErr w:type="spellEnd"/>
      <w:r>
        <w:t xml:space="preserve"> and Hobo temperature </w:t>
      </w:r>
      <w:r w:rsidR="00ED3295">
        <w:t>loggers</w:t>
      </w:r>
      <w:r>
        <w:t xml:space="preserve">. </w:t>
      </w:r>
      <w:r w:rsidR="000B48AA">
        <w:t>Data</w:t>
      </w:r>
      <w:r>
        <w:t xml:space="preserve"> collected by other sen</w:t>
      </w:r>
      <w:r w:rsidR="006D75C8">
        <w:t>sors may be processed by formatting the d</w:t>
      </w:r>
      <w:r w:rsidR="000B48AA">
        <w:t xml:space="preserve">ata </w:t>
      </w:r>
      <w:r w:rsidR="00ED3295">
        <w:t>into</w:t>
      </w:r>
      <w:r w:rsidR="000B48AA">
        <w:t xml:space="preserve"> columns of time</w:t>
      </w:r>
      <w:r w:rsidR="00ED3295">
        <w:t xml:space="preserve"> </w:t>
      </w:r>
      <w:r w:rsidR="000B48AA">
        <w:t xml:space="preserve">stamp and temperature and saving </w:t>
      </w:r>
      <w:r w:rsidR="00ED3295">
        <w:t xml:space="preserve">the data </w:t>
      </w:r>
      <w:r w:rsidR="006D75C8">
        <w:t>to</w:t>
      </w:r>
      <w:r>
        <w:t xml:space="preserve"> either</w:t>
      </w:r>
      <w:r w:rsidR="00ED3295">
        <w:t xml:space="preserve"> a</w:t>
      </w:r>
      <w:r>
        <w:t xml:space="preserve"> CSV or </w:t>
      </w:r>
      <w:r w:rsidR="000B48AA">
        <w:t>E</w:t>
      </w:r>
      <w:r>
        <w:t xml:space="preserve">xcel </w:t>
      </w:r>
      <w:r w:rsidR="006D75C8">
        <w:t>f</w:t>
      </w:r>
      <w:r w:rsidR="00ED3295">
        <w:t>ile</w:t>
      </w:r>
      <w:r>
        <w:t>.</w:t>
      </w:r>
      <w:r w:rsidR="004A5F4B">
        <w:t xml:space="preserve"> Data file types and formats are further detailed under USAGE.</w:t>
      </w:r>
    </w:p>
    <w:p w14:paraId="389AFD29" w14:textId="77777777" w:rsidR="000B48AA" w:rsidRDefault="00AE1757" w:rsidP="000B48AA">
      <w:pPr>
        <w:pStyle w:val="Heading2"/>
      </w:pPr>
      <w:bookmarkStart w:id="9" w:name="_Toc425418309"/>
      <w:r>
        <w:rPr>
          <w:noProof/>
        </w:rPr>
        <w:drawing>
          <wp:anchor distT="0" distB="0" distL="114300" distR="114300" simplePos="0" relativeHeight="251677696" behindDoc="1" locked="0" layoutInCell="1" allowOverlap="1" wp14:anchorId="389AFE67" wp14:editId="389AFE68">
            <wp:simplePos x="0" y="0"/>
            <wp:positionH relativeFrom="margin">
              <wp:align>right</wp:align>
            </wp:positionH>
            <wp:positionV relativeFrom="paragraph">
              <wp:posOffset>10190</wp:posOffset>
            </wp:positionV>
            <wp:extent cx="2573020" cy="2433955"/>
            <wp:effectExtent l="0" t="0" r="0" b="4445"/>
            <wp:wrapTight wrapText="bothSides">
              <wp:wrapPolygon edited="0">
                <wp:start x="0" y="0"/>
                <wp:lineTo x="0" y="21470"/>
                <wp:lineTo x="21429" y="21470"/>
                <wp:lineTo x="2142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73020" cy="2433955"/>
                    </a:xfrm>
                    <a:prstGeom prst="rect">
                      <a:avLst/>
                    </a:prstGeom>
                  </pic:spPr>
                </pic:pic>
              </a:graphicData>
            </a:graphic>
            <wp14:sizeRelH relativeFrom="margin">
              <wp14:pctWidth>0</wp14:pctWidth>
            </wp14:sizeRelH>
            <wp14:sizeRelV relativeFrom="margin">
              <wp14:pctHeight>0</wp14:pctHeight>
            </wp14:sizeRelV>
          </wp:anchor>
        </w:drawing>
      </w:r>
      <w:r w:rsidR="000B48AA">
        <w:t>USAGE:</w:t>
      </w:r>
      <w:bookmarkEnd w:id="9"/>
    </w:p>
    <w:p w14:paraId="389AFD2A" w14:textId="77777777" w:rsidR="000B48AA" w:rsidRDefault="000B48AA" w:rsidP="000B48AA">
      <w:pPr>
        <w:rPr>
          <w:b/>
        </w:rPr>
      </w:pPr>
      <w:r>
        <w:rPr>
          <w:b/>
        </w:rPr>
        <w:t>Load Dataset:</w:t>
      </w:r>
      <w:r w:rsidR="00AE1757" w:rsidRPr="00AE1757">
        <w:rPr>
          <w:noProof/>
        </w:rPr>
        <w:t xml:space="preserve"> </w:t>
      </w:r>
    </w:p>
    <w:p w14:paraId="389AFD2B" w14:textId="77777777" w:rsidR="000B48AA" w:rsidRDefault="000B48AA" w:rsidP="000B48AA">
      <w:r>
        <w:t>Load the DTS</w:t>
      </w:r>
      <w:r w:rsidR="002C1483">
        <w:t xml:space="preserve"> </w:t>
      </w:r>
      <w:proofErr w:type="spellStart"/>
      <w:r w:rsidR="002C1483">
        <w:t>output.mat</w:t>
      </w:r>
      <w:proofErr w:type="spellEnd"/>
      <w:r>
        <w:t xml:space="preserve"> MAT-file </w:t>
      </w:r>
      <w:r w:rsidR="002C1483">
        <w:t xml:space="preserve">generated by </w:t>
      </w:r>
      <w:proofErr w:type="spellStart"/>
      <w:r w:rsidR="002C1483" w:rsidRPr="002C1483">
        <w:rPr>
          <w:rFonts w:ascii="Courier New" w:hAnsi="Courier New" w:cs="Courier New"/>
        </w:rPr>
        <w:t>processDTS</w:t>
      </w:r>
      <w:proofErr w:type="spellEnd"/>
      <w:r w:rsidR="002C1483">
        <w:t xml:space="preserve"> </w:t>
      </w:r>
      <w:r>
        <w:t xml:space="preserve">that reference temperatures are to be added to. If continuing directly </w:t>
      </w:r>
      <w:r w:rsidR="002C1483">
        <w:t xml:space="preserve">from the </w:t>
      </w:r>
      <w:proofErr w:type="spellStart"/>
      <w:r w:rsidRPr="002C1483">
        <w:rPr>
          <w:rFonts w:ascii="Courier New" w:hAnsi="Courier New" w:cs="Courier New"/>
        </w:rPr>
        <w:t>processDTS</w:t>
      </w:r>
      <w:proofErr w:type="spellEnd"/>
      <w:r>
        <w:t xml:space="preserve"> prompts the </w:t>
      </w:r>
      <w:proofErr w:type="spellStart"/>
      <w:r w:rsidR="002C1483">
        <w:t>output.mat</w:t>
      </w:r>
      <w:proofErr w:type="spellEnd"/>
      <w:r w:rsidR="002C1483">
        <w:t xml:space="preserve"> MAT-</w:t>
      </w:r>
      <w:r>
        <w:t>file will automatically be loaded.</w:t>
      </w:r>
    </w:p>
    <w:p w14:paraId="389AFD2C" w14:textId="77777777" w:rsidR="000B48AA" w:rsidRDefault="000B48AA" w:rsidP="000B48AA">
      <w:pPr>
        <w:rPr>
          <w:b/>
        </w:rPr>
      </w:pPr>
      <w:r>
        <w:rPr>
          <w:b/>
        </w:rPr>
        <w:t>Add/Remove Temperature Record(s):</w:t>
      </w:r>
    </w:p>
    <w:p w14:paraId="389AFD2D" w14:textId="77777777" w:rsidR="000B48AA" w:rsidRDefault="00ED3295" w:rsidP="000B48AA">
      <w:r>
        <w:t xml:space="preserve">Use the ‘Add’ button to locate and add reference temperature files. Accepted files include, </w:t>
      </w:r>
      <w:proofErr w:type="spellStart"/>
      <w:r>
        <w:t>RBRsolo</w:t>
      </w:r>
      <w:proofErr w:type="spellEnd"/>
      <w:r>
        <w:t xml:space="preserve"> MAT-file, HOBO CSV file, </w:t>
      </w:r>
      <w:r w:rsidR="00E9169B">
        <w:t xml:space="preserve">user </w:t>
      </w:r>
      <w:r>
        <w:t xml:space="preserve">general CSV/Excel file where the first column contains the date time and the second column contains the recorded temperature in °C. </w:t>
      </w:r>
    </w:p>
    <w:p w14:paraId="389AFD2E" w14:textId="77777777" w:rsidR="00ED3295" w:rsidRDefault="00ED3295" w:rsidP="000B48AA">
      <w:r>
        <w:t xml:space="preserve">Specify the data file type from the </w:t>
      </w:r>
      <w:proofErr w:type="gramStart"/>
      <w:r>
        <w:t>drop down</w:t>
      </w:r>
      <w:proofErr w:type="gramEnd"/>
      <w:r>
        <w:t xml:space="preserve"> menu (CSV [</w:t>
      </w:r>
      <w:proofErr w:type="spellStart"/>
      <w:r>
        <w:t>Date,Temp</w:t>
      </w:r>
      <w:proofErr w:type="spellEnd"/>
      <w:r>
        <w:t xml:space="preserve">], </w:t>
      </w:r>
      <w:proofErr w:type="spellStart"/>
      <w:r>
        <w:t>RBRsolo</w:t>
      </w:r>
      <w:proofErr w:type="spellEnd"/>
      <w:r>
        <w:t>, HOBO, XLS [Date, Temp]).</w:t>
      </w:r>
      <w:r w:rsidR="00560FEB">
        <w:t xml:space="preserve"> For more information about file types see File Type and Format.</w:t>
      </w:r>
    </w:p>
    <w:p w14:paraId="389AFD2F" w14:textId="77777777" w:rsidR="00ED3295" w:rsidRDefault="00ED3295" w:rsidP="000B48AA">
      <w:r>
        <w:t>Enter any time offset for the temperature record in decimal days in the ‘Time Offset’ column</w:t>
      </w:r>
      <w:r w:rsidR="00E9169B">
        <w:t xml:space="preserve"> such that the recorded time matches that of the DTS data set</w:t>
      </w:r>
      <w:r>
        <w:t>.</w:t>
      </w:r>
    </w:p>
    <w:p w14:paraId="389AFD30" w14:textId="77777777" w:rsidR="00ED3295" w:rsidRDefault="00ED3295" w:rsidP="000B48AA">
      <w:pPr>
        <w:rPr>
          <w:b/>
        </w:rPr>
      </w:pPr>
      <w:r>
        <w:rPr>
          <w:b/>
        </w:rPr>
        <w:t>Compile:</w:t>
      </w:r>
    </w:p>
    <w:p w14:paraId="389AFD31" w14:textId="77777777" w:rsidR="00ED3295" w:rsidRDefault="00560FEB" w:rsidP="000B48AA">
      <w:r>
        <w:t xml:space="preserve">Once all data files are loaded, the file type </w:t>
      </w:r>
      <w:proofErr w:type="gramStart"/>
      <w:r>
        <w:t>selected</w:t>
      </w:r>
      <w:proofErr w:type="gramEnd"/>
      <w:r>
        <w:t xml:space="preserve"> and time offset entered the temperature records can be compiled and appended to the loaded DTS MAT-File.</w:t>
      </w:r>
    </w:p>
    <w:p w14:paraId="389AFD32" w14:textId="77777777" w:rsidR="00560FEB" w:rsidRDefault="00560FEB" w:rsidP="006D75C8">
      <w:r>
        <w:t xml:space="preserve">Temperature records are linearly interpolated in time to match the time stamp of each DTS trace. This is completed using the </w:t>
      </w:r>
      <w:r w:rsidRPr="00E9169B">
        <w:rPr>
          <w:rFonts w:ascii="Courier New" w:hAnsi="Courier New" w:cs="Courier New"/>
        </w:rPr>
        <w:t>interp1</w:t>
      </w:r>
      <w:r>
        <w:t xml:space="preserve"> command in MATLAB</w:t>
      </w:r>
      <w:r w:rsidR="00E9169B">
        <w:t>®</w:t>
      </w:r>
      <w:r>
        <w:t xml:space="preserve">. </w:t>
      </w:r>
    </w:p>
    <w:p w14:paraId="389AFD33" w14:textId="77777777" w:rsidR="00C97CBF" w:rsidRDefault="00560FEB" w:rsidP="006D75C8">
      <w:r>
        <w:t>The range of the reference temperature time series is</w:t>
      </w:r>
      <w:r w:rsidR="00C97CBF">
        <w:t xml:space="preserve"> check</w:t>
      </w:r>
      <w:r w:rsidR="006D75C8">
        <w:t>ed against the DTS time series to verify that the records fully overlap</w:t>
      </w:r>
      <w:r w:rsidR="00C97CBF">
        <w:t xml:space="preserve">. </w:t>
      </w:r>
      <w:proofErr w:type="gramStart"/>
      <w:r w:rsidR="00C97CBF">
        <w:t>In</w:t>
      </w:r>
      <w:r w:rsidR="006D75C8">
        <w:t xml:space="preserve"> the event that</w:t>
      </w:r>
      <w:proofErr w:type="gramEnd"/>
      <w:r w:rsidR="006D75C8">
        <w:t xml:space="preserve"> the </w:t>
      </w:r>
      <w:r>
        <w:t xml:space="preserve">temperature </w:t>
      </w:r>
      <w:r w:rsidR="006D75C8">
        <w:t>file does not fully overlap</w:t>
      </w:r>
      <w:r w:rsidR="00C97CBF">
        <w:t xml:space="preserve"> it will </w:t>
      </w:r>
      <w:r w:rsidR="00E9169B">
        <w:t>NOT</w:t>
      </w:r>
      <w:r w:rsidR="00C97CBF">
        <w:t xml:space="preserve"> be processed</w:t>
      </w:r>
      <w:r w:rsidR="006D75C8">
        <w:t xml:space="preserve"> </w:t>
      </w:r>
      <w:r w:rsidR="00E9169B">
        <w:t>or</w:t>
      </w:r>
      <w:r w:rsidR="006D75C8">
        <w:t xml:space="preserve"> added to the</w:t>
      </w:r>
      <w:r w:rsidR="00E9169B">
        <w:t xml:space="preserve"> loaded </w:t>
      </w:r>
      <w:proofErr w:type="spellStart"/>
      <w:r w:rsidR="00E9169B">
        <w:t>output.mat</w:t>
      </w:r>
      <w:proofErr w:type="spellEnd"/>
      <w:r w:rsidR="006D75C8">
        <w:t xml:space="preserve"> MAT-file. </w:t>
      </w:r>
      <w:r w:rsidR="00E9169B">
        <w:t>Use the Time Offset to correct for any time stamp discrepancy.</w:t>
      </w:r>
    </w:p>
    <w:p w14:paraId="389AFD34" w14:textId="77777777" w:rsidR="00AC57E8" w:rsidRDefault="00AC57E8">
      <w:pPr>
        <w:rPr>
          <w:b/>
        </w:rPr>
      </w:pPr>
      <w:r>
        <w:rPr>
          <w:b/>
        </w:rPr>
        <w:br w:type="page"/>
      </w:r>
    </w:p>
    <w:p w14:paraId="389AFD35" w14:textId="77777777" w:rsidR="006D75C8" w:rsidRPr="00560FEB" w:rsidRDefault="00560FEB" w:rsidP="006D75C8">
      <w:pPr>
        <w:rPr>
          <w:b/>
        </w:rPr>
      </w:pPr>
      <w:r>
        <w:rPr>
          <w:b/>
        </w:rPr>
        <w:lastRenderedPageBreak/>
        <w:t>File Type and Format:</w:t>
      </w:r>
    </w:p>
    <w:p w14:paraId="389AFD36" w14:textId="77777777" w:rsidR="00560FEB" w:rsidRDefault="00560FEB" w:rsidP="00C97CBF">
      <w:r>
        <w:t>The following data files may be processed using this function:</w:t>
      </w:r>
    </w:p>
    <w:p w14:paraId="389AFD37" w14:textId="77777777" w:rsidR="00560FEB" w:rsidRDefault="00560FEB" w:rsidP="005D3973">
      <w:pPr>
        <w:pStyle w:val="ListParagraph"/>
        <w:numPr>
          <w:ilvl w:val="0"/>
          <w:numId w:val="5"/>
        </w:numPr>
      </w:pPr>
      <w:r>
        <w:t xml:space="preserve">CSV [Date, Temp °C] </w:t>
      </w:r>
    </w:p>
    <w:p w14:paraId="389AFD38" w14:textId="77777777" w:rsidR="00560FEB" w:rsidRDefault="00560FEB" w:rsidP="005D3973">
      <w:pPr>
        <w:pStyle w:val="ListParagraph"/>
        <w:numPr>
          <w:ilvl w:val="1"/>
          <w:numId w:val="5"/>
        </w:numPr>
      </w:pPr>
      <w:r>
        <w:t>Column 1 – Time stamp</w:t>
      </w:r>
    </w:p>
    <w:p w14:paraId="389AFD39" w14:textId="77777777" w:rsidR="00560FEB" w:rsidRDefault="00560FEB" w:rsidP="005D3973">
      <w:pPr>
        <w:pStyle w:val="ListParagraph"/>
        <w:numPr>
          <w:ilvl w:val="2"/>
          <w:numId w:val="5"/>
        </w:numPr>
      </w:pPr>
      <w:r>
        <w:t>For best results format date time as MM/DD/YYYY HH:MM:SS (</w:t>
      </w:r>
      <w:proofErr w:type="gramStart"/>
      <w:r>
        <w:t>12 or 24 hour</w:t>
      </w:r>
      <w:proofErr w:type="gramEnd"/>
      <w:r>
        <w:t xml:space="preserve"> clock time)</w:t>
      </w:r>
    </w:p>
    <w:p w14:paraId="389AFD3A" w14:textId="77777777" w:rsidR="00560FEB" w:rsidRDefault="00560FEB" w:rsidP="005D3973">
      <w:pPr>
        <w:pStyle w:val="ListParagraph"/>
        <w:numPr>
          <w:ilvl w:val="1"/>
          <w:numId w:val="5"/>
        </w:numPr>
      </w:pPr>
      <w:r>
        <w:t>Column 2 – Temperature in °C</w:t>
      </w:r>
    </w:p>
    <w:p w14:paraId="389AFD3B" w14:textId="77777777" w:rsidR="00E36680" w:rsidRDefault="00E36680" w:rsidP="005D3973">
      <w:pPr>
        <w:pStyle w:val="ListParagraph"/>
        <w:numPr>
          <w:ilvl w:val="1"/>
          <w:numId w:val="5"/>
        </w:numPr>
      </w:pPr>
      <w:r>
        <w:t>Comma delimited</w:t>
      </w:r>
    </w:p>
    <w:p w14:paraId="389AFD3C" w14:textId="77777777" w:rsidR="00560FEB" w:rsidRDefault="00E36680" w:rsidP="005D3973">
      <w:pPr>
        <w:pStyle w:val="ListParagraph"/>
        <w:numPr>
          <w:ilvl w:val="1"/>
          <w:numId w:val="5"/>
        </w:numPr>
      </w:pPr>
      <w:r>
        <w:t>No headers</w:t>
      </w:r>
    </w:p>
    <w:p w14:paraId="389AFD3D" w14:textId="77777777" w:rsidR="00560FEB" w:rsidRDefault="00560FEB" w:rsidP="005D3973">
      <w:pPr>
        <w:pStyle w:val="ListParagraph"/>
        <w:numPr>
          <w:ilvl w:val="0"/>
          <w:numId w:val="5"/>
        </w:numPr>
      </w:pPr>
      <w:proofErr w:type="spellStart"/>
      <w:r>
        <w:t>RBRsolo</w:t>
      </w:r>
      <w:proofErr w:type="spellEnd"/>
    </w:p>
    <w:p w14:paraId="389AFD3E" w14:textId="77777777" w:rsidR="00560FEB" w:rsidRDefault="00560FEB" w:rsidP="005D3973">
      <w:pPr>
        <w:pStyle w:val="ListParagraph"/>
        <w:numPr>
          <w:ilvl w:val="1"/>
          <w:numId w:val="5"/>
        </w:numPr>
      </w:pPr>
      <w:r>
        <w:t xml:space="preserve">Export </w:t>
      </w:r>
      <w:proofErr w:type="spellStart"/>
      <w:r>
        <w:t>RBRsolo</w:t>
      </w:r>
      <w:proofErr w:type="spellEnd"/>
      <w:r>
        <w:t xml:space="preserve"> data </w:t>
      </w:r>
      <w:proofErr w:type="gramStart"/>
      <w:r>
        <w:t>form</w:t>
      </w:r>
      <w:proofErr w:type="gramEnd"/>
      <w:r>
        <w:t xml:space="preserve"> the Ruskin </w:t>
      </w:r>
      <w:r w:rsidR="00E36680">
        <w:t>software to a MATLAB</w:t>
      </w:r>
      <w:r w:rsidR="00E9169B">
        <w:t>®</w:t>
      </w:r>
      <w:r w:rsidR="00E36680">
        <w:t xml:space="preserve"> MAT-file</w:t>
      </w:r>
    </w:p>
    <w:p w14:paraId="389AFD3F" w14:textId="77777777" w:rsidR="00723A35" w:rsidRDefault="00723A35" w:rsidP="005D3973">
      <w:pPr>
        <w:pStyle w:val="ListParagraph"/>
        <w:numPr>
          <w:ilvl w:val="2"/>
          <w:numId w:val="5"/>
        </w:numPr>
      </w:pPr>
      <w:r>
        <w:t xml:space="preserve">Ruskin v1.9.1 – File &gt; Export dataset &gt; </w:t>
      </w:r>
      <w:proofErr w:type="spellStart"/>
      <w:r>
        <w:t>Matlab</w:t>
      </w:r>
      <w:proofErr w:type="spellEnd"/>
      <w:r>
        <w:t xml:space="preserve"> MAT</w:t>
      </w:r>
    </w:p>
    <w:p w14:paraId="389AFD40" w14:textId="77777777" w:rsidR="00E36680" w:rsidRDefault="00723A35" w:rsidP="005D3973">
      <w:pPr>
        <w:pStyle w:val="ListParagraph"/>
        <w:numPr>
          <w:ilvl w:val="1"/>
          <w:numId w:val="5"/>
        </w:numPr>
      </w:pPr>
      <w:r>
        <w:t>Load the exported MAT-file</w:t>
      </w:r>
      <w:r w:rsidR="00E36680">
        <w:tab/>
      </w:r>
    </w:p>
    <w:p w14:paraId="389AFD41" w14:textId="77777777" w:rsidR="00560FEB" w:rsidRDefault="00723A35" w:rsidP="005D3973">
      <w:pPr>
        <w:pStyle w:val="ListParagraph"/>
        <w:numPr>
          <w:ilvl w:val="1"/>
          <w:numId w:val="5"/>
        </w:numPr>
      </w:pPr>
      <w:r>
        <w:t>NOTE: date is recorded in</w:t>
      </w:r>
      <w:r w:rsidR="00560FEB">
        <w:t xml:space="preserve"> </w:t>
      </w:r>
      <w:r>
        <w:t>the following format DD/MM/YYYY and should not be changed</w:t>
      </w:r>
    </w:p>
    <w:p w14:paraId="389AFD42" w14:textId="77777777" w:rsidR="00560FEB" w:rsidRDefault="00560FEB" w:rsidP="005D3973">
      <w:pPr>
        <w:pStyle w:val="ListParagraph"/>
        <w:numPr>
          <w:ilvl w:val="0"/>
          <w:numId w:val="5"/>
        </w:numPr>
      </w:pPr>
      <w:r>
        <w:t>HOBO</w:t>
      </w:r>
    </w:p>
    <w:p w14:paraId="389AFD43" w14:textId="77777777" w:rsidR="00560FEB" w:rsidRDefault="00560FEB" w:rsidP="005D3973">
      <w:pPr>
        <w:pStyle w:val="ListParagraph"/>
        <w:numPr>
          <w:ilvl w:val="1"/>
          <w:numId w:val="5"/>
        </w:numPr>
      </w:pPr>
      <w:r>
        <w:t xml:space="preserve">Export </w:t>
      </w:r>
      <w:r w:rsidR="00E9169B">
        <w:t>only</w:t>
      </w:r>
      <w:r>
        <w:t xml:space="preserve"> temperature data from </w:t>
      </w:r>
      <w:proofErr w:type="spellStart"/>
      <w:r>
        <w:t>HOBOware</w:t>
      </w:r>
      <w:proofErr w:type="spellEnd"/>
      <w:r>
        <w:t>.</w:t>
      </w:r>
    </w:p>
    <w:p w14:paraId="389AFD44" w14:textId="77777777" w:rsidR="00E9169B" w:rsidRDefault="00560FEB" w:rsidP="00E9169B">
      <w:pPr>
        <w:pStyle w:val="ListParagraph"/>
        <w:numPr>
          <w:ilvl w:val="1"/>
          <w:numId w:val="5"/>
        </w:numPr>
      </w:pPr>
      <w:r>
        <w:t xml:space="preserve">The exported data file </w:t>
      </w:r>
      <w:r w:rsidR="00723A35">
        <w:t>is a</w:t>
      </w:r>
      <w:r>
        <w:t xml:space="preserve"> CSV</w:t>
      </w:r>
      <w:r w:rsidR="00723A35">
        <w:t>-</w:t>
      </w:r>
      <w:r>
        <w:t>file</w:t>
      </w:r>
    </w:p>
    <w:p w14:paraId="389AFD45" w14:textId="77777777" w:rsidR="00723A35" w:rsidRDefault="00723A35" w:rsidP="005D3973">
      <w:pPr>
        <w:pStyle w:val="ListParagraph"/>
        <w:numPr>
          <w:ilvl w:val="0"/>
          <w:numId w:val="5"/>
        </w:numPr>
      </w:pPr>
      <w:r>
        <w:t>Excel – [Date Time] [Temperature °C]</w:t>
      </w:r>
    </w:p>
    <w:p w14:paraId="389AFD46" w14:textId="77777777" w:rsidR="00723A35" w:rsidRDefault="00723A35" w:rsidP="005D3973">
      <w:pPr>
        <w:pStyle w:val="ListParagraph"/>
        <w:numPr>
          <w:ilvl w:val="1"/>
          <w:numId w:val="5"/>
        </w:numPr>
      </w:pPr>
      <w:r>
        <w:t>Column 1 – Time stamp</w:t>
      </w:r>
    </w:p>
    <w:p w14:paraId="389AFD47" w14:textId="77777777" w:rsidR="00723A35" w:rsidRDefault="00723A35" w:rsidP="005D3973">
      <w:pPr>
        <w:pStyle w:val="ListParagraph"/>
        <w:numPr>
          <w:ilvl w:val="2"/>
          <w:numId w:val="5"/>
        </w:numPr>
      </w:pPr>
      <w:r>
        <w:t>For best results format date time as MM/DD/YYYY HH:MM:SS (</w:t>
      </w:r>
      <w:proofErr w:type="gramStart"/>
      <w:r>
        <w:t>12 or 24 hour</w:t>
      </w:r>
      <w:proofErr w:type="gramEnd"/>
      <w:r>
        <w:t xml:space="preserve"> clock time)</w:t>
      </w:r>
    </w:p>
    <w:p w14:paraId="389AFD48" w14:textId="77777777" w:rsidR="00723A35" w:rsidRDefault="00723A35" w:rsidP="005D3973">
      <w:pPr>
        <w:pStyle w:val="ListParagraph"/>
        <w:numPr>
          <w:ilvl w:val="1"/>
          <w:numId w:val="5"/>
        </w:numPr>
      </w:pPr>
      <w:r>
        <w:t>Column 2 – Temperature in °C</w:t>
      </w:r>
    </w:p>
    <w:p w14:paraId="389AFD49" w14:textId="77777777" w:rsidR="00723A35" w:rsidRDefault="00723A35" w:rsidP="005D3973">
      <w:pPr>
        <w:pStyle w:val="ListParagraph"/>
        <w:numPr>
          <w:ilvl w:val="1"/>
          <w:numId w:val="5"/>
        </w:numPr>
      </w:pPr>
      <w:r>
        <w:t>No headers</w:t>
      </w:r>
    </w:p>
    <w:p w14:paraId="389AFD4A" w14:textId="77777777" w:rsidR="00560FEB" w:rsidRDefault="00560FEB" w:rsidP="00C97CBF"/>
    <w:p w14:paraId="389AFD4B" w14:textId="77777777" w:rsidR="00560FEB" w:rsidRDefault="00723A35" w:rsidP="00723A35">
      <w:pPr>
        <w:pStyle w:val="Heading2"/>
      </w:pPr>
      <w:bookmarkStart w:id="10" w:name="_Toc425418310"/>
      <w:r>
        <w:t>OUTPUT:</w:t>
      </w:r>
      <w:bookmarkEnd w:id="10"/>
    </w:p>
    <w:p w14:paraId="389AFD4C" w14:textId="77777777" w:rsidR="00560FEB" w:rsidRDefault="00723A35" w:rsidP="00723A35">
      <w:r>
        <w:t>The loaded</w:t>
      </w:r>
      <w:r w:rsidR="00E9169B">
        <w:t xml:space="preserve"> </w:t>
      </w:r>
      <w:proofErr w:type="spellStart"/>
      <w:r w:rsidR="00E9169B">
        <w:t>output.mat</w:t>
      </w:r>
      <w:proofErr w:type="spellEnd"/>
      <w:r>
        <w:t xml:space="preserve"> MAT-file (*.mat) will have the following variables appended: </w:t>
      </w:r>
    </w:p>
    <w:p w14:paraId="389AFD4D" w14:textId="77777777" w:rsidR="0037760E" w:rsidRDefault="0037760E" w:rsidP="00C97CBF">
      <w:r>
        <w:tab/>
      </w:r>
      <w:r w:rsidR="00723A35">
        <w:t>tref2DTS_ouput:</w:t>
      </w:r>
      <w:r w:rsidR="00723A35">
        <w:tab/>
        <w:t xml:space="preserve">Cell containing </w:t>
      </w:r>
      <w:r>
        <w:t>variable name</w:t>
      </w:r>
      <w:r w:rsidR="00723A35">
        <w:t xml:space="preserve"> (</w:t>
      </w:r>
      <w:proofErr w:type="spellStart"/>
      <w:proofErr w:type="gramStart"/>
      <w:r w:rsidR="00723A35">
        <w:t>tref</w:t>
      </w:r>
      <w:proofErr w:type="spellEnd"/>
      <w:r w:rsidR="00723A35">
        <w:t>_#</w:t>
      </w:r>
      <w:proofErr w:type="gramEnd"/>
      <w:r w:rsidR="00723A35">
        <w:t>)</w:t>
      </w:r>
      <w:r>
        <w:t xml:space="preserve">, </w:t>
      </w:r>
      <w:r w:rsidR="00723A35">
        <w:t>original file name, time offset</w:t>
      </w:r>
    </w:p>
    <w:p w14:paraId="389AFD4E" w14:textId="77777777" w:rsidR="0037760E" w:rsidRDefault="0037760E" w:rsidP="00C97CBF">
      <w:r>
        <w:tab/>
      </w:r>
      <w:proofErr w:type="spellStart"/>
      <w:proofErr w:type="gramStart"/>
      <w:r>
        <w:t>tref</w:t>
      </w:r>
      <w:proofErr w:type="spellEnd"/>
      <w:r>
        <w:t>_#</w:t>
      </w:r>
      <w:proofErr w:type="gramEnd"/>
      <w:r w:rsidR="00723A35">
        <w:t>:</w:t>
      </w:r>
      <w:r>
        <w:tab/>
      </w:r>
      <w:r>
        <w:tab/>
      </w:r>
      <w:r w:rsidR="00723A35">
        <w:t xml:space="preserve">Interpolated reference temperature </w:t>
      </w:r>
      <w:r w:rsidR="00046804">
        <w:t>to match the variable datetime</w:t>
      </w:r>
    </w:p>
    <w:p w14:paraId="389AFD4F" w14:textId="77777777" w:rsidR="0037760E" w:rsidRPr="008D35B3" w:rsidRDefault="00046804" w:rsidP="00046804">
      <w:pPr>
        <w:pStyle w:val="Heading2"/>
        <w:rPr>
          <w:b/>
        </w:rPr>
      </w:pPr>
      <w:bookmarkStart w:id="11" w:name="_Toc425418311"/>
      <w:r w:rsidRPr="008D35B3">
        <w:rPr>
          <w:b/>
        </w:rPr>
        <w:t>Processing Errors/ Issues:</w:t>
      </w:r>
      <w:bookmarkEnd w:id="11"/>
    </w:p>
    <w:p w14:paraId="389AFD50" w14:textId="77777777" w:rsidR="007B0DCD" w:rsidRDefault="007B0DCD" w:rsidP="00C97CBF">
      <w:proofErr w:type="gramStart"/>
      <w:r>
        <w:t>In the event that</w:t>
      </w:r>
      <w:proofErr w:type="gramEnd"/>
      <w:r>
        <w:t xml:space="preserve"> a data file cannot be processed copy the </w:t>
      </w:r>
      <w:r w:rsidR="00E9169B">
        <w:t>time stamp</w:t>
      </w:r>
      <w:r>
        <w:t xml:space="preserve"> and temperature data into an excel file and select the EXCEL option for adding the temperature data to the DTS data set.</w:t>
      </w:r>
    </w:p>
    <w:p w14:paraId="389AFD51" w14:textId="77777777" w:rsidR="00F65704" w:rsidRDefault="007B0DCD" w:rsidP="00C97CBF">
      <w:r>
        <w:t xml:space="preserve">All processing errors are printed to the command window. The file name and </w:t>
      </w:r>
      <w:r w:rsidR="00046804">
        <w:t>corresponding</w:t>
      </w:r>
      <w:r>
        <w:t xml:space="preserve"> date time error will be displayed as well as what range of files may be processed.</w:t>
      </w:r>
    </w:p>
    <w:p w14:paraId="389AFD52" w14:textId="77777777" w:rsidR="007B0DCD" w:rsidRPr="00046804" w:rsidRDefault="00DF1C08" w:rsidP="00046804">
      <w:pPr>
        <w:pStyle w:val="Heading1"/>
        <w:rPr>
          <w:b/>
        </w:rPr>
      </w:pPr>
      <w:bookmarkStart w:id="12" w:name="_Toc425418312"/>
      <w:r>
        <w:rPr>
          <w:noProof/>
        </w:rPr>
        <w:lastRenderedPageBreak/>
        <w:drawing>
          <wp:anchor distT="0" distB="0" distL="114300" distR="114300" simplePos="0" relativeHeight="251678720" behindDoc="0" locked="0" layoutInCell="1" allowOverlap="1" wp14:anchorId="389AFE69" wp14:editId="389AFE6A">
            <wp:simplePos x="0" y="0"/>
            <wp:positionH relativeFrom="margin">
              <wp:posOffset>2413635</wp:posOffset>
            </wp:positionH>
            <wp:positionV relativeFrom="paragraph">
              <wp:posOffset>8255</wp:posOffset>
            </wp:positionV>
            <wp:extent cx="3517900" cy="530479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517900" cy="530479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B0DCD" w:rsidRPr="00046804">
        <w:rPr>
          <w:b/>
        </w:rPr>
        <w:t>calDTS</w:t>
      </w:r>
      <w:bookmarkEnd w:id="12"/>
      <w:proofErr w:type="spellEnd"/>
      <w:r w:rsidR="001D267A" w:rsidRPr="001D267A">
        <w:rPr>
          <w:noProof/>
        </w:rPr>
        <w:t xml:space="preserve"> </w:t>
      </w:r>
    </w:p>
    <w:p w14:paraId="389AFD53" w14:textId="77777777" w:rsidR="007B0DCD" w:rsidRDefault="00046804" w:rsidP="00046804">
      <w:pPr>
        <w:pStyle w:val="Heading2"/>
      </w:pPr>
      <w:bookmarkStart w:id="13" w:name="_Toc425418313"/>
      <w:r>
        <w:t>DESCRIPTION:</w:t>
      </w:r>
      <w:bookmarkEnd w:id="13"/>
    </w:p>
    <w:p w14:paraId="389AFD54" w14:textId="77777777" w:rsidR="00DF3860" w:rsidRDefault="00DF3860" w:rsidP="007B0DCD">
      <w:proofErr w:type="spellStart"/>
      <w:r w:rsidRPr="00E9169B">
        <w:rPr>
          <w:rFonts w:ascii="Courier New" w:hAnsi="Courier New" w:cs="Courier New"/>
        </w:rPr>
        <w:t>calDTS</w:t>
      </w:r>
      <w:proofErr w:type="spellEnd"/>
      <w:r>
        <w:t xml:space="preserve"> calibrates temperature data collected from DTS systems using independent reference temperatures located along the fiber. </w:t>
      </w:r>
      <w:r w:rsidR="00AC57E8">
        <w:t xml:space="preserve">Temperature can be calibrated based on the DTS fiber configuration for the given deployment. The two supported </w:t>
      </w:r>
      <w:proofErr w:type="gramStart"/>
      <w:r w:rsidR="00AC57E8">
        <w:t>configuration</w:t>
      </w:r>
      <w:proofErr w:type="gramEnd"/>
      <w:r w:rsidR="00AC57E8">
        <w:t xml:space="preserve"> are three point explicit and three point explicit with step loss (splice). </w:t>
      </w:r>
    </w:p>
    <w:p w14:paraId="389AFD55" w14:textId="77777777" w:rsidR="00046804" w:rsidRDefault="00046804" w:rsidP="00046804">
      <w:pPr>
        <w:pStyle w:val="Heading2"/>
      </w:pPr>
      <w:bookmarkStart w:id="14" w:name="_Toc425418314"/>
      <w:r>
        <w:t>USAGE:</w:t>
      </w:r>
      <w:bookmarkEnd w:id="14"/>
    </w:p>
    <w:p w14:paraId="389AFD56" w14:textId="77777777" w:rsidR="00046804" w:rsidRDefault="00DF3860" w:rsidP="007B0DCD">
      <w:pPr>
        <w:rPr>
          <w:b/>
        </w:rPr>
      </w:pPr>
      <w:r w:rsidRPr="00DF3860">
        <w:rPr>
          <w:b/>
        </w:rPr>
        <w:t>Load DTS data set MAT-File</w:t>
      </w:r>
      <w:r>
        <w:rPr>
          <w:b/>
        </w:rPr>
        <w:t>:</w:t>
      </w:r>
    </w:p>
    <w:p w14:paraId="389AFD57" w14:textId="77777777" w:rsidR="00DF3860" w:rsidRDefault="00DF3860" w:rsidP="007B0DCD">
      <w:r>
        <w:t xml:space="preserve">Load </w:t>
      </w:r>
      <w:r w:rsidR="00FD10A1">
        <w:t>a</w:t>
      </w:r>
      <w:r>
        <w:t xml:space="preserve"> MAT-File </w:t>
      </w:r>
      <w:r w:rsidR="00FD10A1">
        <w:t>that</w:t>
      </w:r>
      <w:r>
        <w:t xml:space="preserve"> contains raw DTS and reference temperature</w:t>
      </w:r>
      <w:r w:rsidR="00FD10A1">
        <w:t xml:space="preserve"> data</w:t>
      </w:r>
      <w:r>
        <w:t xml:space="preserve">. Data sets constructed using </w:t>
      </w:r>
      <w:proofErr w:type="spellStart"/>
      <w:r w:rsidRPr="00AC57E8">
        <w:rPr>
          <w:rFonts w:ascii="Courier New" w:hAnsi="Courier New" w:cs="Courier New"/>
        </w:rPr>
        <w:t>processDTS</w:t>
      </w:r>
      <w:proofErr w:type="spellEnd"/>
      <w:r>
        <w:t xml:space="preserve"> and </w:t>
      </w:r>
      <w:r w:rsidRPr="00AC57E8">
        <w:rPr>
          <w:rFonts w:ascii="Courier New" w:hAnsi="Courier New" w:cs="Courier New"/>
        </w:rPr>
        <w:t>tref2DTS</w:t>
      </w:r>
      <w:r>
        <w:t xml:space="preserve"> are immediately ready for use with the </w:t>
      </w:r>
      <w:proofErr w:type="spellStart"/>
      <w:r>
        <w:t>calDTS</w:t>
      </w:r>
      <w:proofErr w:type="spellEnd"/>
      <w:r>
        <w:t xml:space="preserve"> GUI.</w:t>
      </w:r>
    </w:p>
    <w:p w14:paraId="389AFD58" w14:textId="77777777" w:rsidR="00DF3860" w:rsidRDefault="00DF3860" w:rsidP="007B0DCD">
      <w:pPr>
        <w:rPr>
          <w:b/>
        </w:rPr>
      </w:pPr>
      <w:r>
        <w:rPr>
          <w:b/>
        </w:rPr>
        <w:t>Select Calibration Routine:</w:t>
      </w:r>
    </w:p>
    <w:p w14:paraId="389AFD59" w14:textId="77777777" w:rsidR="00DF3860" w:rsidRDefault="00DF3860" w:rsidP="007B0DCD">
      <w:r>
        <w:t>Data can be calibrated using two methods:</w:t>
      </w:r>
    </w:p>
    <w:p w14:paraId="389AFD5A" w14:textId="77777777" w:rsidR="00DF3860" w:rsidRDefault="00DF3860" w:rsidP="00DF3860">
      <w:pPr>
        <w:pStyle w:val="ListParagraph"/>
        <w:numPr>
          <w:ilvl w:val="0"/>
          <w:numId w:val="6"/>
        </w:numPr>
      </w:pPr>
      <w:r>
        <w:t xml:space="preserve">Single ended </w:t>
      </w:r>
      <w:proofErr w:type="gramStart"/>
      <w:r>
        <w:t>three point</w:t>
      </w:r>
      <w:proofErr w:type="gramEnd"/>
      <w:r>
        <w:t xml:space="preserve"> explicit calibration</w:t>
      </w:r>
    </w:p>
    <w:p w14:paraId="389AFD5B" w14:textId="77777777" w:rsidR="00DF3860" w:rsidRDefault="00DF3860" w:rsidP="00DF3860">
      <w:pPr>
        <w:pStyle w:val="ListParagraph"/>
        <w:numPr>
          <w:ilvl w:val="0"/>
          <w:numId w:val="6"/>
        </w:numPr>
      </w:pPr>
      <w:r>
        <w:t xml:space="preserve">Single ended </w:t>
      </w:r>
      <w:proofErr w:type="gramStart"/>
      <w:r>
        <w:t>three point</w:t>
      </w:r>
      <w:proofErr w:type="gramEnd"/>
      <w:r>
        <w:t xml:space="preserve"> explicit calibration with step loss</w:t>
      </w:r>
      <w:r w:rsidR="00AC57E8">
        <w:t xml:space="preserve"> (splice)</w:t>
      </w:r>
    </w:p>
    <w:p w14:paraId="389AFD5C" w14:textId="77777777" w:rsidR="00DF3860" w:rsidRDefault="00DF3860" w:rsidP="00DF3860">
      <w:r>
        <w:t xml:space="preserve">Select the routine that </w:t>
      </w:r>
      <w:proofErr w:type="gramStart"/>
      <w:r>
        <w:t>matching</w:t>
      </w:r>
      <w:proofErr w:type="gramEnd"/>
      <w:r>
        <w:t xml:space="preserve"> the configuration of the fiber deployment.</w:t>
      </w:r>
      <w:r w:rsidR="00AC57E8">
        <w:t xml:space="preserve"> Diagrams of </w:t>
      </w:r>
      <w:proofErr w:type="gramStart"/>
      <w:r w:rsidR="00AC57E8">
        <w:t>these two configuration</w:t>
      </w:r>
      <w:proofErr w:type="gramEnd"/>
      <w:r w:rsidR="00AC57E8">
        <w:t xml:space="preserve"> have been provided.</w:t>
      </w:r>
    </w:p>
    <w:p w14:paraId="389AFD5D" w14:textId="77777777" w:rsidR="00DF3860" w:rsidRDefault="0079465F" w:rsidP="00DF3860">
      <w:pPr>
        <w:rPr>
          <w:b/>
        </w:rPr>
      </w:pPr>
      <w:r>
        <w:rPr>
          <w:b/>
        </w:rPr>
        <w:t>Define Reference</w:t>
      </w:r>
      <w:r w:rsidR="00FD10A1">
        <w:rPr>
          <w:b/>
        </w:rPr>
        <w:t xml:space="preserve"> Index</w:t>
      </w:r>
      <w:r>
        <w:rPr>
          <w:b/>
        </w:rPr>
        <w:t xml:space="preserve"> Location for Calibration:</w:t>
      </w:r>
    </w:p>
    <w:p w14:paraId="389AFD5E" w14:textId="77777777" w:rsidR="00795CDF" w:rsidRDefault="00FD10A1" w:rsidP="007B0DCD">
      <w:proofErr w:type="gramStart"/>
      <w:r>
        <w:t>Define</w:t>
      </w:r>
      <w:proofErr w:type="gramEnd"/>
      <w:r>
        <w:t xml:space="preserve"> the index location of each reference temperature. Index location is not the same distance. Use the ‘Plot Data’ identify reference locations</w:t>
      </w:r>
      <w:r w:rsidR="00AC57E8">
        <w:t xml:space="preserve"> (see below)</w:t>
      </w:r>
      <w:r>
        <w:t>. The index value for a specific distance can be identified by manually looking that the ‘distance’</w:t>
      </w:r>
      <w:r w:rsidR="00795CDF">
        <w:t xml:space="preserve"> variable in the DTS data.</w:t>
      </w:r>
    </w:p>
    <w:p w14:paraId="389AFD5F" w14:textId="77777777" w:rsidR="00795CDF" w:rsidRDefault="00795CDF" w:rsidP="007B0DCD">
      <w:r>
        <w:t xml:space="preserve">Select the reference temperature probe </w:t>
      </w:r>
      <w:proofErr w:type="gramStart"/>
      <w:r>
        <w:t>form</w:t>
      </w:r>
      <w:proofErr w:type="gramEnd"/>
      <w:r>
        <w:t xml:space="preserve"> the </w:t>
      </w:r>
      <w:proofErr w:type="spellStart"/>
      <w:r>
        <w:t>Tref</w:t>
      </w:r>
      <w:proofErr w:type="spellEnd"/>
      <w:r>
        <w:t xml:space="preserve"> drop down menu that corresponds to the reference location.</w:t>
      </w:r>
    </w:p>
    <w:p w14:paraId="389AFD60" w14:textId="77777777" w:rsidR="00FD10A1" w:rsidRDefault="00795CDF" w:rsidP="007B0DCD">
      <w:r>
        <w:t xml:space="preserve">For reference location that </w:t>
      </w:r>
      <w:proofErr w:type="gramStart"/>
      <w:r>
        <w:t>are</w:t>
      </w:r>
      <w:proofErr w:type="gramEnd"/>
      <w:r>
        <w:t xml:space="preserve"> a point enter the same index value for in the Start/End column.</w:t>
      </w:r>
      <w:r w:rsidR="00FD10A1">
        <w:t xml:space="preserve"> </w:t>
      </w:r>
    </w:p>
    <w:p w14:paraId="389AFD61" w14:textId="77777777" w:rsidR="00795CDF" w:rsidRDefault="00795CDF" w:rsidP="00795CDF">
      <w:r>
        <w:t xml:space="preserve">Specify the reach of fiber to be used for validation. If no validation value is available </w:t>
      </w:r>
      <w:r w:rsidR="00AC57E8">
        <w:t>leave the</w:t>
      </w:r>
      <w:r>
        <w:t xml:space="preserve"> table blank</w:t>
      </w:r>
      <w:r w:rsidR="00AE1757">
        <w:t xml:space="preserve"> (e.g. zeros</w:t>
      </w:r>
      <w:r w:rsidR="00DF1C08">
        <w:t xml:space="preserve"> </w:t>
      </w:r>
      <w:r w:rsidR="00AE1757">
        <w:t>[0,0]</w:t>
      </w:r>
      <w:r w:rsidR="00AC57E8">
        <w:t>)</w:t>
      </w:r>
      <w:r>
        <w:t>.</w:t>
      </w:r>
    </w:p>
    <w:p w14:paraId="389AFD62" w14:textId="77777777" w:rsidR="00795CDF" w:rsidRDefault="00795CDF" w:rsidP="00795CDF">
      <w:pPr>
        <w:rPr>
          <w:b/>
        </w:rPr>
      </w:pPr>
      <w:r>
        <w:rPr>
          <w:b/>
        </w:rPr>
        <w:lastRenderedPageBreak/>
        <w:t>Identify Splice/Step Loss Location:</w:t>
      </w:r>
    </w:p>
    <w:p w14:paraId="389AFD63" w14:textId="77777777" w:rsidR="00795CDF" w:rsidRDefault="00795CDF" w:rsidP="00795CDF">
      <w:r>
        <w:t xml:space="preserve">For calibration with a step loss the index location of </w:t>
      </w:r>
      <w:r w:rsidR="00AE1757">
        <w:t>step loss focus point</w:t>
      </w:r>
      <w:r>
        <w:t xml:space="preserve"> must be identified.</w:t>
      </w:r>
      <w:r w:rsidR="00AE1757">
        <w:t xml:space="preserve"> The focus point often corresponds to the point of symmetry in the dataset.</w:t>
      </w:r>
    </w:p>
    <w:p w14:paraId="389AFD64" w14:textId="77777777" w:rsidR="00795CDF" w:rsidRDefault="00795CDF" w:rsidP="00795CDF">
      <w:r>
        <w:t xml:space="preserve">Specify the </w:t>
      </w:r>
      <w:r w:rsidR="00AE1757">
        <w:t xml:space="preserve">number of sampling windows away from the focus point that the temperature is expected to be equal on each side of the splice. </w:t>
      </w:r>
      <w:r>
        <w:t xml:space="preserve">This value </w:t>
      </w:r>
      <w:proofErr w:type="gramStart"/>
      <w:r>
        <w:t>is must be</w:t>
      </w:r>
      <w:proofErr w:type="gramEnd"/>
      <w:r>
        <w:t xml:space="preserve"> an integer</w:t>
      </w:r>
      <w:r w:rsidR="0056724D">
        <w:t xml:space="preserve"> </w:t>
      </w:r>
      <w:r w:rsidR="00AC57E8">
        <w:t xml:space="preserve">and has a </w:t>
      </w:r>
      <w:proofErr w:type="gramStart"/>
      <w:r w:rsidR="00AC57E8">
        <w:t>d</w:t>
      </w:r>
      <w:r w:rsidR="0056724D">
        <w:t>istance is</w:t>
      </w:r>
      <w:proofErr w:type="gramEnd"/>
      <w:r w:rsidR="0056724D">
        <w:t xml:space="preserve"> equal to the sampling resolution multiplied by the integer number</w:t>
      </w:r>
      <w:r>
        <w:t xml:space="preserve"> </w:t>
      </w:r>
      <w:r w:rsidR="00AC57E8">
        <w:t>entered.</w:t>
      </w:r>
    </w:p>
    <w:p w14:paraId="389AFD65" w14:textId="77777777" w:rsidR="00AC57E8" w:rsidRDefault="00AC57E8" w:rsidP="00795CDF">
      <w:r>
        <w:t xml:space="preserve">It is important to pick a point where the temperature is the same on both sides of the slice to be able to account for the step loss in the signal. </w:t>
      </w:r>
    </w:p>
    <w:p w14:paraId="389AFD66" w14:textId="77777777" w:rsidR="0056724D" w:rsidRDefault="0056724D" w:rsidP="00795CDF"/>
    <w:p w14:paraId="389AFD67" w14:textId="77777777" w:rsidR="0056724D" w:rsidRDefault="0056724D" w:rsidP="00795CDF">
      <w:pPr>
        <w:rPr>
          <w:b/>
        </w:rPr>
      </w:pPr>
      <w:r>
        <w:rPr>
          <w:b/>
        </w:rPr>
        <w:t>Plot Data:</w:t>
      </w:r>
    </w:p>
    <w:p w14:paraId="389AFD68" w14:textId="77777777" w:rsidR="0056724D" w:rsidRDefault="0056724D" w:rsidP="00795CDF">
      <w:r>
        <w:t xml:space="preserve">Plot data will display both the DTS temperature data and reference temperature data. The upper plot is </w:t>
      </w:r>
      <w:r w:rsidR="00AC57E8">
        <w:t>Array I</w:t>
      </w:r>
      <w:r>
        <w:t xml:space="preserve">ndex vs. </w:t>
      </w:r>
      <w:r w:rsidR="00AC57E8">
        <w:t>U</w:t>
      </w:r>
      <w:r>
        <w:t xml:space="preserve">n-calibrated </w:t>
      </w:r>
      <w:r w:rsidR="00AC57E8">
        <w:t>T</w:t>
      </w:r>
      <w:r>
        <w:t>emperature</w:t>
      </w:r>
      <w:r w:rsidR="00AC57E8">
        <w:t xml:space="preserve"> (variable </w:t>
      </w:r>
      <w:proofErr w:type="spellStart"/>
      <w:r w:rsidR="00AC57E8">
        <w:t>tempC</w:t>
      </w:r>
      <w:proofErr w:type="spellEnd"/>
      <w:r w:rsidR="00AC57E8">
        <w:t>)</w:t>
      </w:r>
      <w:r>
        <w:t xml:space="preserve">. The plot uses index value instead of distance as the index value is needed in the calibration GUI. The corresponding distance can be determined by </w:t>
      </w:r>
      <w:r w:rsidR="00F34679">
        <w:t xml:space="preserve">examining the distance </w:t>
      </w:r>
      <w:r w:rsidR="00F34679" w:rsidRPr="00AE1757">
        <w:t>array (i.e</w:t>
      </w:r>
      <w:r w:rsidR="00F34679" w:rsidRPr="00AE1757">
        <w:rPr>
          <w:rFonts w:cs="Courier New"/>
        </w:rPr>
        <w:t>.</w:t>
      </w:r>
      <w:r w:rsidR="00F34679" w:rsidRPr="00F34679">
        <w:rPr>
          <w:rFonts w:ascii="Courier New" w:hAnsi="Courier New" w:cs="Courier New"/>
        </w:rPr>
        <w:t xml:space="preserve"> &gt;&gt;</w:t>
      </w:r>
      <w:r w:rsidR="00F34679">
        <w:rPr>
          <w:rFonts w:ascii="Courier New" w:hAnsi="Courier New" w:cs="Courier New"/>
        </w:rPr>
        <w:t>distance</w:t>
      </w:r>
      <w:r w:rsidR="00F34679" w:rsidRPr="00F34679">
        <w:rPr>
          <w:rFonts w:ascii="Courier New" w:hAnsi="Courier New" w:cs="Courier New"/>
        </w:rPr>
        <w:t>(index)</w:t>
      </w:r>
      <w:r w:rsidR="00F34679">
        <w:t>)</w:t>
      </w:r>
      <w:r>
        <w:t>.</w:t>
      </w:r>
    </w:p>
    <w:p w14:paraId="389AFD69" w14:textId="77777777" w:rsidR="0056724D" w:rsidRDefault="0056724D" w:rsidP="00795CDF">
      <w:r>
        <w:t>The lower plot contains the time vs temperature for each reference temperature. T</w:t>
      </w:r>
      <w:r w:rsidR="00AE1757">
        <w:t>he legend identifies which data</w:t>
      </w:r>
      <w:r>
        <w:t xml:space="preserve">set corresponds to the given variable name. </w:t>
      </w:r>
    </w:p>
    <w:p w14:paraId="389AFD6A" w14:textId="77777777" w:rsidR="001D267A" w:rsidRDefault="001D267A" w:rsidP="00795CDF"/>
    <w:p w14:paraId="389AFD6B" w14:textId="77777777" w:rsidR="001D267A" w:rsidRDefault="001D267A" w:rsidP="00795CDF">
      <w:pPr>
        <w:rPr>
          <w:b/>
        </w:rPr>
      </w:pPr>
      <w:r>
        <w:rPr>
          <w:b/>
        </w:rPr>
        <w:t>Calibrate:</w:t>
      </w:r>
    </w:p>
    <w:p w14:paraId="389AFD6C" w14:textId="77777777" w:rsidR="00F622DD" w:rsidRDefault="001D267A" w:rsidP="00795CDF">
      <w:r>
        <w:t xml:space="preserve">Once all the calibration </w:t>
      </w:r>
      <w:r w:rsidR="00F622DD">
        <w:t>parameters have</w:t>
      </w:r>
      <w:r>
        <w:t xml:space="preserve"> been entered the data set may now be calibrated. </w:t>
      </w:r>
    </w:p>
    <w:p w14:paraId="389AFD6D" w14:textId="77777777" w:rsidR="00927442" w:rsidRDefault="00F622DD" w:rsidP="00795CDF">
      <w:r>
        <w:rPr>
          <w:i/>
        </w:rPr>
        <w:t>Review Calibration</w:t>
      </w:r>
      <w:r>
        <w:t xml:space="preserve"> – this box is automatically checked and will generate a figure to review the quality of the calibration. The figure contains three plots:</w:t>
      </w:r>
    </w:p>
    <w:p w14:paraId="389AFD6E" w14:textId="77777777" w:rsidR="00F622DD" w:rsidRDefault="00E328DD" w:rsidP="00F622DD">
      <w:pPr>
        <w:pStyle w:val="ListParagraph"/>
        <w:numPr>
          <w:ilvl w:val="0"/>
          <w:numId w:val="20"/>
        </w:numPr>
      </w:pPr>
      <w:r>
        <w:t>Calibrated DTS Temperature vs. Reference Temperatures</w:t>
      </w:r>
    </w:p>
    <w:p w14:paraId="389AFD6F" w14:textId="77777777" w:rsidR="00E328DD" w:rsidRDefault="00E328DD" w:rsidP="00F622DD">
      <w:pPr>
        <w:pStyle w:val="ListParagraph"/>
        <w:numPr>
          <w:ilvl w:val="0"/>
          <w:numId w:val="20"/>
        </w:numPr>
      </w:pPr>
      <w:r>
        <w:t>Differential Attenuation vs. Time</w:t>
      </w:r>
    </w:p>
    <w:p w14:paraId="389AFD70" w14:textId="77777777" w:rsidR="00E328DD" w:rsidRDefault="00E328DD" w:rsidP="00F622DD">
      <w:pPr>
        <w:pStyle w:val="ListParagraph"/>
        <w:numPr>
          <w:ilvl w:val="0"/>
          <w:numId w:val="20"/>
        </w:numPr>
      </w:pPr>
      <w:r>
        <w:t>Gamma vs. Time</w:t>
      </w:r>
    </w:p>
    <w:p w14:paraId="389AFD71" w14:textId="77777777" w:rsidR="00E328DD" w:rsidRDefault="00E328DD" w:rsidP="00E328DD">
      <w:r>
        <w:t xml:space="preserve">After the calibration is </w:t>
      </w:r>
      <w:proofErr w:type="gramStart"/>
      <w:r>
        <w:t>completed</w:t>
      </w:r>
      <w:proofErr w:type="gramEnd"/>
      <w:r>
        <w:t xml:space="preserve"> this figure can be regenerated using the </w:t>
      </w:r>
      <w:r>
        <w:rPr>
          <w:i/>
        </w:rPr>
        <w:t xml:space="preserve">Review Calibration </w:t>
      </w:r>
      <w:r>
        <w:t>button that becomes visible only after the data set has been calibrated.</w:t>
      </w:r>
    </w:p>
    <w:p w14:paraId="389AFD72" w14:textId="77777777" w:rsidR="00E328DD" w:rsidRDefault="00E328DD" w:rsidP="00E328DD">
      <w:r>
        <w:rPr>
          <w:i/>
        </w:rPr>
        <w:t>Generate &amp; Save Calibration Report</w:t>
      </w:r>
      <w:r>
        <w:t xml:space="preserve"> – checking this box will generate and save a calibration report as a PDF. The Project Name will be displayed on the report. A sample report can be found in the Data Processing Example. This report summarizes </w:t>
      </w:r>
      <w:proofErr w:type="gramStart"/>
      <w:r>
        <w:t>data</w:t>
      </w:r>
      <w:proofErr w:type="gramEnd"/>
      <w:r>
        <w:t xml:space="preserve"> contained in the output file.</w:t>
      </w:r>
    </w:p>
    <w:p w14:paraId="389AFD73" w14:textId="77777777" w:rsidR="00E328DD" w:rsidRDefault="00E328DD" w:rsidP="00E328DD">
      <w:pPr>
        <w:rPr>
          <w:b/>
        </w:rPr>
      </w:pPr>
      <w:r>
        <w:rPr>
          <w:b/>
        </w:rPr>
        <w:t>Save:</w:t>
      </w:r>
    </w:p>
    <w:p w14:paraId="389AFD74" w14:textId="77777777" w:rsidR="00E328DD" w:rsidRDefault="00E328DD" w:rsidP="00E328DD">
      <w:r>
        <w:t xml:space="preserve">Once the data has been calibrated the </w:t>
      </w:r>
      <w:r>
        <w:rPr>
          <w:i/>
        </w:rPr>
        <w:t>Save</w:t>
      </w:r>
      <w:r>
        <w:t xml:space="preserve"> button will become visible. At this point the calibration report will be generated if selected and the output data will be saved to the specified output file.</w:t>
      </w:r>
    </w:p>
    <w:p w14:paraId="389AFD75" w14:textId="77777777" w:rsidR="00E328DD" w:rsidRPr="00E328DD" w:rsidRDefault="00E328DD" w:rsidP="00E328DD"/>
    <w:p w14:paraId="389AFD76" w14:textId="77777777" w:rsidR="00046804" w:rsidRDefault="00046804" w:rsidP="00046804">
      <w:pPr>
        <w:pStyle w:val="Heading2"/>
      </w:pPr>
      <w:bookmarkStart w:id="15" w:name="_Toc425418315"/>
      <w:r>
        <w:lastRenderedPageBreak/>
        <w:t>OUTPUT:</w:t>
      </w:r>
      <w:bookmarkEnd w:id="15"/>
    </w:p>
    <w:p w14:paraId="389AFD77" w14:textId="77777777" w:rsidR="00150D21" w:rsidRDefault="00150D21" w:rsidP="00150D21">
      <w:r>
        <w:t>The calibrated</w:t>
      </w:r>
      <w:r w:rsidR="00F34679">
        <w:t xml:space="preserve"> </w:t>
      </w:r>
      <w:proofErr w:type="spellStart"/>
      <w:r w:rsidR="00F34679">
        <w:t>cal_output.mat</w:t>
      </w:r>
      <w:proofErr w:type="spellEnd"/>
      <w:r>
        <w:t xml:space="preserve"> MAT-file contains the following variables:</w:t>
      </w:r>
    </w:p>
    <w:p w14:paraId="389AFD78" w14:textId="77777777" w:rsidR="00046804" w:rsidRDefault="00046804" w:rsidP="00150D21">
      <w:pPr>
        <w:pStyle w:val="ListParagraph"/>
        <w:numPr>
          <w:ilvl w:val="0"/>
          <w:numId w:val="4"/>
        </w:numPr>
      </w:pPr>
      <w:proofErr w:type="spellStart"/>
      <w:r>
        <w:t>calTemp</w:t>
      </w:r>
      <w:proofErr w:type="spellEnd"/>
      <w:r w:rsidR="00150D21">
        <w:t xml:space="preserve"> – </w:t>
      </w:r>
      <w:r>
        <w:t>calibrated DTS temperatures</w:t>
      </w:r>
    </w:p>
    <w:p w14:paraId="389AFD79" w14:textId="77777777" w:rsidR="00046804" w:rsidRDefault="00046804" w:rsidP="00150D21">
      <w:pPr>
        <w:pStyle w:val="ListParagraph"/>
        <w:numPr>
          <w:ilvl w:val="0"/>
          <w:numId w:val="4"/>
        </w:numPr>
      </w:pPr>
      <w:r>
        <w:t xml:space="preserve">distance </w:t>
      </w:r>
      <w:r w:rsidR="00150D21">
        <w:t xml:space="preserve">– </w:t>
      </w:r>
      <w:r>
        <w:t>fiber distance array (from input file)</w:t>
      </w:r>
    </w:p>
    <w:p w14:paraId="389AFD7A" w14:textId="77777777" w:rsidR="00046804" w:rsidRDefault="00046804" w:rsidP="00150D21">
      <w:pPr>
        <w:pStyle w:val="ListParagraph"/>
        <w:numPr>
          <w:ilvl w:val="0"/>
          <w:numId w:val="4"/>
        </w:numPr>
      </w:pPr>
      <w:r>
        <w:t xml:space="preserve">datetime </w:t>
      </w:r>
      <w:r w:rsidR="00150D21">
        <w:t xml:space="preserve">– </w:t>
      </w:r>
      <w:r>
        <w:t>fiber trace timestamp (from input file)</w:t>
      </w:r>
    </w:p>
    <w:p w14:paraId="389AFD7B" w14:textId="77777777" w:rsidR="00150D21" w:rsidRDefault="00046804" w:rsidP="00150D21">
      <w:pPr>
        <w:pStyle w:val="ListParagraph"/>
        <w:numPr>
          <w:ilvl w:val="0"/>
          <w:numId w:val="4"/>
        </w:numPr>
      </w:pPr>
      <w:proofErr w:type="spellStart"/>
      <w:r>
        <w:t>cal_parameters</w:t>
      </w:r>
      <w:proofErr w:type="spellEnd"/>
      <w:r>
        <w:t xml:space="preserve"> </w:t>
      </w:r>
      <w:r w:rsidR="00150D21">
        <w:t xml:space="preserve">– </w:t>
      </w:r>
      <w:r>
        <w:t>structure co</w:t>
      </w:r>
      <w:r w:rsidR="00150D21">
        <w:t>ntaining calibration parameters and user input.</w:t>
      </w:r>
    </w:p>
    <w:p w14:paraId="389AFD7C" w14:textId="77777777" w:rsidR="00150D21" w:rsidRDefault="00150D21" w:rsidP="00150D21">
      <w:pPr>
        <w:pStyle w:val="ListParagraph"/>
        <w:numPr>
          <w:ilvl w:val="1"/>
          <w:numId w:val="4"/>
        </w:numPr>
      </w:pPr>
      <w:r>
        <w:t>Da – differential attenuation between anti-Stokes and Stokes signal</w:t>
      </w:r>
    </w:p>
    <w:p w14:paraId="389AFD7D" w14:textId="77777777" w:rsidR="00150D21" w:rsidRDefault="00150D21" w:rsidP="00150D21">
      <w:pPr>
        <w:pStyle w:val="ListParagraph"/>
        <w:numPr>
          <w:ilvl w:val="1"/>
          <w:numId w:val="4"/>
        </w:numPr>
      </w:pPr>
      <w:r>
        <w:t>g – γ(K) photon energy shift</w:t>
      </w:r>
    </w:p>
    <w:p w14:paraId="389AFD7E" w14:textId="77777777" w:rsidR="00150D21" w:rsidRDefault="00150D21" w:rsidP="00150D21">
      <w:pPr>
        <w:pStyle w:val="ListParagraph"/>
        <w:numPr>
          <w:ilvl w:val="1"/>
          <w:numId w:val="4"/>
        </w:numPr>
      </w:pPr>
      <w:r>
        <w:t>C -  dimensionless calibration parameter</w:t>
      </w:r>
    </w:p>
    <w:p w14:paraId="389AFD7F" w14:textId="77777777" w:rsidR="00150D21" w:rsidRDefault="00046804" w:rsidP="00150D21">
      <w:pPr>
        <w:pStyle w:val="ListParagraph"/>
        <w:numPr>
          <w:ilvl w:val="1"/>
          <w:numId w:val="4"/>
        </w:numPr>
      </w:pPr>
      <w:r>
        <w:t xml:space="preserve">z </w:t>
      </w:r>
      <w:r w:rsidR="00150D21">
        <w:t>– calibration reference index location</w:t>
      </w:r>
    </w:p>
    <w:p w14:paraId="389AFD80" w14:textId="77777777" w:rsidR="001D267A" w:rsidRDefault="00046804" w:rsidP="001D267A">
      <w:pPr>
        <w:pStyle w:val="ListParagraph"/>
        <w:numPr>
          <w:ilvl w:val="1"/>
          <w:numId w:val="4"/>
        </w:numPr>
      </w:pPr>
      <w:proofErr w:type="spellStart"/>
      <w:r>
        <w:t>zVAL</w:t>
      </w:r>
      <w:proofErr w:type="spellEnd"/>
      <w:r w:rsidR="00150D21">
        <w:t xml:space="preserve"> – validation reference index</w:t>
      </w:r>
    </w:p>
    <w:p w14:paraId="389AFD81" w14:textId="77777777" w:rsidR="001D267A" w:rsidRDefault="00150D21" w:rsidP="001D267A">
      <w:pPr>
        <w:pStyle w:val="ListParagraph"/>
        <w:numPr>
          <w:ilvl w:val="1"/>
          <w:numId w:val="4"/>
        </w:numPr>
      </w:pPr>
      <w:proofErr w:type="spellStart"/>
      <w:r>
        <w:t>RMSEavg</w:t>
      </w:r>
      <w:proofErr w:type="spellEnd"/>
      <w:r>
        <w:t xml:space="preserve"> - average RMSE for all reference points (each reference point is weighted equally).</w:t>
      </w:r>
    </w:p>
    <w:p w14:paraId="389AFD82" w14:textId="77777777" w:rsidR="00400BA3" w:rsidRDefault="00150D21" w:rsidP="001D267A">
      <w:pPr>
        <w:pStyle w:val="ListParagraph"/>
        <w:numPr>
          <w:ilvl w:val="1"/>
          <w:numId w:val="4"/>
        </w:numPr>
      </w:pPr>
      <w:r>
        <w:t>RMSE1, RMSE2, RMSE3 - Root Mean Squared Error (RMSE) for each ca</w:t>
      </w:r>
      <w:r w:rsidR="001D267A">
        <w:t xml:space="preserve">libration reference section </w:t>
      </w:r>
      <w:r>
        <w:t>corresponds to reference locations stored in ‘z’</w:t>
      </w:r>
    </w:p>
    <w:p w14:paraId="389AFD83" w14:textId="77777777" w:rsidR="001D267A" w:rsidRDefault="001D267A" w:rsidP="001D267A">
      <w:pPr>
        <w:pStyle w:val="ListParagraph"/>
        <w:numPr>
          <w:ilvl w:val="1"/>
          <w:numId w:val="4"/>
        </w:numPr>
      </w:pPr>
      <w:r>
        <w:t>Bais – mean error</w:t>
      </w:r>
      <w:r w:rsidR="00E328DD">
        <w:t>*</w:t>
      </w:r>
      <w:r>
        <w:t>for all calibration reference sections</w:t>
      </w:r>
    </w:p>
    <w:p w14:paraId="389AFD84" w14:textId="77777777" w:rsidR="001D267A" w:rsidRDefault="001D267A" w:rsidP="001D267A">
      <w:pPr>
        <w:pStyle w:val="ListParagraph"/>
        <w:numPr>
          <w:ilvl w:val="1"/>
          <w:numId w:val="4"/>
        </w:numPr>
      </w:pPr>
      <w:proofErr w:type="spellStart"/>
      <w:r>
        <w:t>valRMSE</w:t>
      </w:r>
      <w:proofErr w:type="spellEnd"/>
      <w:r>
        <w:t xml:space="preserve"> – RMSE for the validation reference section</w:t>
      </w:r>
    </w:p>
    <w:p w14:paraId="389AFD85" w14:textId="77777777" w:rsidR="001D267A" w:rsidRDefault="001D267A" w:rsidP="001D267A">
      <w:pPr>
        <w:pStyle w:val="ListParagraph"/>
        <w:numPr>
          <w:ilvl w:val="1"/>
          <w:numId w:val="4"/>
        </w:numPr>
      </w:pPr>
      <w:proofErr w:type="spellStart"/>
      <w:r>
        <w:t>valBias</w:t>
      </w:r>
      <w:proofErr w:type="spellEnd"/>
      <w:r>
        <w:t xml:space="preserve"> – mean error for the calibration reference section</w:t>
      </w:r>
    </w:p>
    <w:p w14:paraId="389AFD86" w14:textId="77777777" w:rsidR="00E328DD" w:rsidRDefault="00E328DD" w:rsidP="00E328DD">
      <w:pPr>
        <w:pStyle w:val="ListParagraph"/>
        <w:numPr>
          <w:ilvl w:val="0"/>
          <w:numId w:val="4"/>
        </w:numPr>
      </w:pPr>
      <w:r>
        <w:t xml:space="preserve">outputfile_Report.pdf – calibration report </w:t>
      </w:r>
    </w:p>
    <w:p w14:paraId="389AFD87" w14:textId="77777777" w:rsidR="00E328DD" w:rsidRDefault="00E328DD" w:rsidP="00E328DD">
      <w:pPr>
        <w:pStyle w:val="ListParagraph"/>
      </w:pPr>
    </w:p>
    <w:p w14:paraId="389AFD88" w14:textId="77777777" w:rsidR="001D267A" w:rsidRDefault="001D267A" w:rsidP="00E328DD">
      <w:pPr>
        <w:pStyle w:val="ListParagraph"/>
        <w:ind w:left="0"/>
      </w:pPr>
      <w:r>
        <w:t xml:space="preserve">“error” is the difference between the calibrated DTS temperature and the reference temperature </w:t>
      </w:r>
    </w:p>
    <w:p w14:paraId="389AFD89" w14:textId="77777777" w:rsidR="00E328DD" w:rsidRDefault="00E328DD" w:rsidP="00E328DD">
      <w:pPr>
        <w:pStyle w:val="Heading2"/>
      </w:pPr>
    </w:p>
    <w:p w14:paraId="389AFD8A" w14:textId="77777777" w:rsidR="00E328DD" w:rsidRDefault="00E328DD" w:rsidP="00E328DD">
      <w:pPr>
        <w:pStyle w:val="Heading2"/>
        <w:rPr>
          <w:b/>
        </w:rPr>
      </w:pPr>
      <w:r>
        <w:rPr>
          <w:b/>
        </w:rPr>
        <w:br w:type="page"/>
      </w:r>
    </w:p>
    <w:p w14:paraId="389AFD8B" w14:textId="77777777" w:rsidR="0056724D" w:rsidRPr="00E328DD" w:rsidRDefault="00FC127F" w:rsidP="00E328DD">
      <w:pPr>
        <w:pStyle w:val="Heading2"/>
      </w:pPr>
      <w:bookmarkStart w:id="16" w:name="_Toc425418316"/>
      <w:r>
        <w:rPr>
          <w:b/>
        </w:rPr>
        <w:lastRenderedPageBreak/>
        <w:t xml:space="preserve">Data Processing </w:t>
      </w:r>
      <w:r w:rsidRPr="00FC127F">
        <w:rPr>
          <w:b/>
        </w:rPr>
        <w:t>Example</w:t>
      </w:r>
      <w:bookmarkEnd w:id="16"/>
    </w:p>
    <w:p w14:paraId="389AFD8C" w14:textId="77777777" w:rsidR="00096171" w:rsidRDefault="00096171" w:rsidP="00096171">
      <w:pPr>
        <w:pStyle w:val="Heading2"/>
      </w:pPr>
      <w:bookmarkStart w:id="17" w:name="_Toc425418317"/>
      <w:r>
        <w:t>Introduction:</w:t>
      </w:r>
      <w:bookmarkEnd w:id="17"/>
    </w:p>
    <w:p w14:paraId="389AFD8D" w14:textId="77777777" w:rsidR="00927442" w:rsidRDefault="00096171" w:rsidP="00FC127F">
      <w:pPr>
        <w:rPr>
          <w:rFonts w:ascii="Calibri" w:hAnsi="Calibri"/>
        </w:rPr>
      </w:pPr>
      <w:r>
        <w:tab/>
        <w:t xml:space="preserve">This example contains step by step </w:t>
      </w:r>
      <w:r w:rsidR="00DB01EF">
        <w:t>directions for processing raw</w:t>
      </w:r>
      <w:r>
        <w:t xml:space="preserve"> DTS data </w:t>
      </w:r>
      <w:r w:rsidR="00DB01EF">
        <w:t>using the CTEMPs MATLAB DTS Toolbox</w:t>
      </w:r>
      <w:r>
        <w:t xml:space="preserve">. </w:t>
      </w:r>
      <w:r w:rsidR="00DB01EF">
        <w:t>This example will cover processing data files, adding independent reference temperature record</w:t>
      </w:r>
      <w:r w:rsidR="001E3561">
        <w:t>s</w:t>
      </w:r>
      <w:r w:rsidR="00DB01EF">
        <w:t xml:space="preserve"> and calibrating </w:t>
      </w:r>
      <w:r w:rsidR="001E3561">
        <w:t xml:space="preserve">temperature </w:t>
      </w:r>
      <w:r w:rsidR="00DB01EF">
        <w:t>data using both the single ended explicit and single ended explicit with step loss configurations. The data files for this example are contained in the</w:t>
      </w:r>
      <w:r w:rsidR="00FC127F">
        <w:rPr>
          <w:rFonts w:ascii="Calibri" w:hAnsi="Calibri"/>
        </w:rPr>
        <w:t xml:space="preserve"> </w:t>
      </w:r>
      <w:r>
        <w:rPr>
          <w:rFonts w:ascii="Calibri" w:hAnsi="Calibri"/>
        </w:rPr>
        <w:t>CTEMPs_EX</w:t>
      </w:r>
      <w:r w:rsidR="00FC127F">
        <w:rPr>
          <w:rFonts w:ascii="Calibri" w:hAnsi="Calibri"/>
        </w:rPr>
        <w:t>1</w:t>
      </w:r>
      <w:r w:rsidR="00DB01EF">
        <w:rPr>
          <w:rFonts w:ascii="Calibri" w:hAnsi="Calibri"/>
        </w:rPr>
        <w:t xml:space="preserve"> </w:t>
      </w:r>
      <w:r w:rsidR="00927442">
        <w:rPr>
          <w:rFonts w:ascii="Calibri" w:hAnsi="Calibri"/>
        </w:rPr>
        <w:t>directory</w:t>
      </w:r>
      <w:r w:rsidR="00DB01EF">
        <w:rPr>
          <w:rFonts w:ascii="Calibri" w:hAnsi="Calibri"/>
        </w:rPr>
        <w:t>.</w:t>
      </w:r>
    </w:p>
    <w:p w14:paraId="389AFD8E" w14:textId="77777777" w:rsidR="00FC127F" w:rsidRDefault="00DB01EF" w:rsidP="00FC127F">
      <w:pPr>
        <w:rPr>
          <w:rFonts w:ascii="Calibri" w:hAnsi="Calibri"/>
        </w:rPr>
      </w:pPr>
      <w:r>
        <w:rPr>
          <w:rFonts w:ascii="Calibri" w:hAnsi="Calibri"/>
        </w:rPr>
        <w:tab/>
      </w:r>
      <w:r w:rsidR="00FC127F">
        <w:rPr>
          <w:rFonts w:ascii="Calibri" w:hAnsi="Calibri"/>
        </w:rPr>
        <w:t xml:space="preserve">The sample data contains stream temperatures collected from Martis Creek near Truckee, California. A </w:t>
      </w:r>
      <w:r w:rsidR="00927442">
        <w:rPr>
          <w:rFonts w:ascii="Calibri" w:hAnsi="Calibri"/>
        </w:rPr>
        <w:t>schematic</w:t>
      </w:r>
      <w:r w:rsidR="00FC127F">
        <w:rPr>
          <w:rFonts w:ascii="Calibri" w:hAnsi="Calibri"/>
        </w:rPr>
        <w:t xml:space="preserve"> of the deployment </w:t>
      </w:r>
      <w:r w:rsidR="00927442">
        <w:rPr>
          <w:rFonts w:ascii="Calibri" w:hAnsi="Calibri"/>
        </w:rPr>
        <w:t>can b</w:t>
      </w:r>
      <w:r w:rsidR="001E3561">
        <w:rPr>
          <w:rFonts w:ascii="Calibri" w:hAnsi="Calibri"/>
        </w:rPr>
        <w:t>e seen in</w:t>
      </w:r>
      <w:r w:rsidR="00FC127F">
        <w:rPr>
          <w:rFonts w:ascii="Calibri" w:hAnsi="Calibri"/>
        </w:rPr>
        <w:t xml:space="preserve"> Diagram 1</w:t>
      </w:r>
      <w:r w:rsidR="001E3561">
        <w:rPr>
          <w:rFonts w:ascii="Calibri" w:hAnsi="Calibri"/>
        </w:rPr>
        <w:t>. This diagram will be referenced later in discussions</w:t>
      </w:r>
      <w:r w:rsidR="00107277">
        <w:rPr>
          <w:rFonts w:ascii="Calibri" w:hAnsi="Calibri"/>
        </w:rPr>
        <w:t xml:space="preserve"> and is </w:t>
      </w:r>
      <w:r w:rsidR="00927442">
        <w:rPr>
          <w:rFonts w:ascii="Calibri" w:hAnsi="Calibri"/>
        </w:rPr>
        <w:t>provided</w:t>
      </w:r>
      <w:r w:rsidR="00107277">
        <w:rPr>
          <w:rFonts w:ascii="Calibri" w:hAnsi="Calibri"/>
        </w:rPr>
        <w:t xml:space="preserve"> </w:t>
      </w:r>
      <w:r w:rsidR="00FC127F">
        <w:rPr>
          <w:rFonts w:ascii="Calibri" w:hAnsi="Calibri"/>
        </w:rPr>
        <w:t xml:space="preserve">to </w:t>
      </w:r>
      <w:r>
        <w:rPr>
          <w:rFonts w:ascii="Calibri" w:hAnsi="Calibri"/>
        </w:rPr>
        <w:t>help understand</w:t>
      </w:r>
      <w:r w:rsidR="00FC127F">
        <w:rPr>
          <w:rFonts w:ascii="Calibri" w:hAnsi="Calibri"/>
        </w:rPr>
        <w:t xml:space="preserve"> and </w:t>
      </w:r>
      <w:r w:rsidR="00927442">
        <w:rPr>
          <w:rFonts w:ascii="Calibri" w:hAnsi="Calibri"/>
        </w:rPr>
        <w:t>interpret</w:t>
      </w:r>
      <w:r>
        <w:rPr>
          <w:rFonts w:ascii="Calibri" w:hAnsi="Calibri"/>
        </w:rPr>
        <w:t xml:space="preserve"> the </w:t>
      </w:r>
      <w:r w:rsidR="00FC127F">
        <w:rPr>
          <w:rFonts w:ascii="Calibri" w:hAnsi="Calibri"/>
        </w:rPr>
        <w:t>dataset.</w:t>
      </w:r>
    </w:p>
    <w:p w14:paraId="389AFD8F" w14:textId="77777777" w:rsidR="00E56873" w:rsidRDefault="00E56873" w:rsidP="00FC127F">
      <w:pPr>
        <w:rPr>
          <w:rFonts w:ascii="Calibri" w:hAnsi="Calibri"/>
          <w:noProof/>
        </w:rPr>
      </w:pPr>
    </w:p>
    <w:p w14:paraId="389AFD90" w14:textId="77777777" w:rsidR="00FC127F" w:rsidRDefault="00FC127F" w:rsidP="00FC127F">
      <w:r>
        <w:rPr>
          <w:noProof/>
        </w:rPr>
        <w:drawing>
          <wp:inline distT="0" distB="0" distL="0" distR="0" wp14:anchorId="389AFE6B" wp14:editId="389AFE6C">
            <wp:extent cx="5943600" cy="32334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33420"/>
                    </a:xfrm>
                    <a:prstGeom prst="rect">
                      <a:avLst/>
                    </a:prstGeom>
                  </pic:spPr>
                </pic:pic>
              </a:graphicData>
            </a:graphic>
          </wp:inline>
        </w:drawing>
      </w:r>
    </w:p>
    <w:p w14:paraId="389AFD91" w14:textId="77777777" w:rsidR="00FC127F" w:rsidRDefault="00FC127F" w:rsidP="00FC127F">
      <w:pPr>
        <w:rPr>
          <w:i/>
        </w:rPr>
      </w:pPr>
      <w:r>
        <w:rPr>
          <w:b/>
        </w:rPr>
        <w:t>Diagram 1 –</w:t>
      </w:r>
      <w:r w:rsidR="00E56873">
        <w:t xml:space="preserve">DTS deployment schematic at Martis Creek in Truckee, CA. </w:t>
      </w:r>
      <w:r>
        <w:t xml:space="preserve">The fiber optic (FO) cable was deployed in a stream bed. Circles A and B represent location </w:t>
      </w:r>
      <w:proofErr w:type="gramStart"/>
      <w:r>
        <w:t>were</w:t>
      </w:r>
      <w:proofErr w:type="gramEnd"/>
      <w:r>
        <w:t xml:space="preserve"> the cable was place on the bank, this create</w:t>
      </w:r>
      <w:r w:rsidR="00E56873">
        <w:t>s</w:t>
      </w:r>
      <w:r>
        <w:t xml:space="preserve"> easily identifiable reference points in the DTS data set. Three reference baths were placed along the deployment, two </w:t>
      </w:r>
      <w:r w:rsidR="00E56873">
        <w:t>near</w:t>
      </w:r>
      <w:r>
        <w:t xml:space="preserve"> the instrument and one at the terminal end of the cable. </w:t>
      </w:r>
      <w:r w:rsidR="00E56873">
        <w:t>The optical fibers were</w:t>
      </w:r>
      <w:r>
        <w:t xml:space="preserve"> spliced at the </w:t>
      </w:r>
      <w:proofErr w:type="gramStart"/>
      <w:r>
        <w:t>terminal end</w:t>
      </w:r>
      <w:r w:rsidR="00E56873">
        <w:t xml:space="preserve"> of the</w:t>
      </w:r>
      <w:proofErr w:type="gramEnd"/>
      <w:r w:rsidR="00E56873">
        <w:t xml:space="preserve"> cable</w:t>
      </w:r>
      <w:r>
        <w:t xml:space="preserve">. </w:t>
      </w:r>
      <w:r>
        <w:rPr>
          <w:i/>
        </w:rPr>
        <w:t>Aerial imagery taken from Google</w:t>
      </w:r>
      <w:r w:rsidR="00E56873">
        <w:rPr>
          <w:i/>
        </w:rPr>
        <w:t xml:space="preserve"> Maps</w:t>
      </w:r>
      <w:r>
        <w:rPr>
          <w:i/>
        </w:rPr>
        <w:t>.</w:t>
      </w:r>
    </w:p>
    <w:p w14:paraId="389AFD92" w14:textId="77777777" w:rsidR="00E56873" w:rsidRDefault="00E56873" w:rsidP="00FC127F">
      <w:pPr>
        <w:rPr>
          <w:i/>
        </w:rPr>
      </w:pPr>
    </w:p>
    <w:p w14:paraId="389AFD93" w14:textId="77777777" w:rsidR="00E56873" w:rsidRDefault="00E56873" w:rsidP="00FC127F">
      <w:pPr>
        <w:rPr>
          <w:i/>
        </w:rPr>
      </w:pPr>
    </w:p>
    <w:p w14:paraId="389AFD94" w14:textId="77777777" w:rsidR="00E56873" w:rsidRDefault="00E56873" w:rsidP="00FC127F">
      <w:pPr>
        <w:rPr>
          <w:i/>
        </w:rPr>
      </w:pPr>
    </w:p>
    <w:p w14:paraId="389AFD95" w14:textId="77777777" w:rsidR="00E56873" w:rsidRDefault="00E56873" w:rsidP="00FC127F">
      <w:pPr>
        <w:rPr>
          <w:i/>
        </w:rPr>
      </w:pPr>
    </w:p>
    <w:p w14:paraId="389AFD96" w14:textId="77777777" w:rsidR="00FC127F" w:rsidRPr="003223A6" w:rsidRDefault="00FC127F" w:rsidP="00FC127F">
      <w:r>
        <w:rPr>
          <w:b/>
        </w:rPr>
        <w:br w:type="page"/>
      </w:r>
    </w:p>
    <w:p w14:paraId="389AFD97" w14:textId="77777777" w:rsidR="003223A6" w:rsidRDefault="003223A6" w:rsidP="00FC127F">
      <w:pPr>
        <w:pStyle w:val="Heading2"/>
      </w:pPr>
      <w:bookmarkStart w:id="18" w:name="_Toc425418318"/>
      <w:r>
        <w:lastRenderedPageBreak/>
        <w:t>Executing CTEMPs MATLAB DTS Toolbox</w:t>
      </w:r>
      <w:r w:rsidR="00420A7E">
        <w:t>:</w:t>
      </w:r>
      <w:bookmarkEnd w:id="18"/>
    </w:p>
    <w:p w14:paraId="389AFD98" w14:textId="77777777" w:rsidR="003223A6" w:rsidRDefault="003223A6" w:rsidP="003223A6">
      <w:r>
        <w:tab/>
      </w:r>
      <w:proofErr w:type="gramStart"/>
      <w:r>
        <w:t>In order to</w:t>
      </w:r>
      <w:proofErr w:type="gramEnd"/>
      <w:r>
        <w:t xml:space="preserve"> execute the GUIs in the DTS Toolbox the current working directory must be set to the DTS Toolbox directory. If the </w:t>
      </w:r>
      <w:proofErr w:type="gramStart"/>
      <w:r>
        <w:t>tool box</w:t>
      </w:r>
      <w:proofErr w:type="gramEnd"/>
      <w:r>
        <w:t xml:space="preserve"> is to be used regularly it may be </w:t>
      </w:r>
      <w:r w:rsidR="00BD2465">
        <w:t>convenient</w:t>
      </w:r>
      <w:r>
        <w:t xml:space="preserve"> to add </w:t>
      </w:r>
      <w:r w:rsidR="00BD2465">
        <w:t>directory to the</w:t>
      </w:r>
      <w:r>
        <w:t xml:space="preserve"> MATLAB toolbox.</w:t>
      </w:r>
      <w:r w:rsidRPr="003223A6">
        <w:t xml:space="preserve"> </w:t>
      </w:r>
    </w:p>
    <w:p w14:paraId="389AFD99" w14:textId="77777777" w:rsidR="003223A6" w:rsidRDefault="00BD2465" w:rsidP="003223A6">
      <w:pPr>
        <w:rPr>
          <w:noProof/>
        </w:rPr>
      </w:pPr>
      <w:r>
        <w:rPr>
          <w:noProof/>
        </w:rPr>
        <mc:AlternateContent>
          <mc:Choice Requires="wps">
            <w:drawing>
              <wp:anchor distT="0" distB="0" distL="114300" distR="114300" simplePos="0" relativeHeight="251669504" behindDoc="0" locked="0" layoutInCell="1" allowOverlap="1" wp14:anchorId="389AFE6D" wp14:editId="389AFE6E">
                <wp:simplePos x="0" y="0"/>
                <wp:positionH relativeFrom="column">
                  <wp:posOffset>622690</wp:posOffset>
                </wp:positionH>
                <wp:positionV relativeFrom="paragraph">
                  <wp:posOffset>1389536</wp:posOffset>
                </wp:positionV>
                <wp:extent cx="241222" cy="241222"/>
                <wp:effectExtent l="0" t="0" r="26035" b="26035"/>
                <wp:wrapNone/>
                <wp:docPr id="38" name="Oval 38"/>
                <wp:cNvGraphicFramePr/>
                <a:graphic xmlns:a="http://schemas.openxmlformats.org/drawingml/2006/main">
                  <a:graphicData uri="http://schemas.microsoft.com/office/word/2010/wordprocessingShape">
                    <wps:wsp>
                      <wps:cNvSpPr/>
                      <wps:spPr>
                        <a:xfrm>
                          <a:off x="0" y="0"/>
                          <a:ext cx="241222" cy="241222"/>
                        </a:xfrm>
                        <a:prstGeom prst="ellipse">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C235E9" id="Oval 38" o:spid="_x0000_s1026" style="position:absolute;margin-left:49.05pt;margin-top:109.4pt;width:19pt;height:1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" filled="f" strokecolor="red" strokeweight="2pt">
                <v:stroke joinstyle="miter"/>
              </v:oval>
            </w:pict>
          </mc:Fallback>
        </mc:AlternateContent>
      </w:r>
      <w:r w:rsidR="003223A6">
        <w:tab/>
        <w:t>To set the worki</w:t>
      </w:r>
      <w:r w:rsidR="0068288E">
        <w:t>n</w:t>
      </w:r>
      <w:r w:rsidR="003223A6">
        <w:t xml:space="preserve">g directory click on </w:t>
      </w:r>
      <w:r>
        <w:t>Browse to folder (</w:t>
      </w:r>
      <w:r>
        <w:rPr>
          <w:noProof/>
        </w:rPr>
        <w:drawing>
          <wp:inline distT="0" distB="0" distL="0" distR="0" wp14:anchorId="389AFE6F" wp14:editId="389AFE70">
            <wp:extent cx="134635" cy="12074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4301" t="16698" r="15825" b="9740"/>
                    <a:stretch/>
                  </pic:blipFill>
                  <pic:spPr bwMode="auto">
                    <a:xfrm>
                      <a:off x="0" y="0"/>
                      <a:ext cx="159359" cy="142922"/>
                    </a:xfrm>
                    <a:prstGeom prst="rect">
                      <a:avLst/>
                    </a:prstGeom>
                    <a:ln>
                      <a:noFill/>
                    </a:ln>
                    <a:extLst>
                      <a:ext uri="{53640926-AAD7-44D8-BBD7-CCE9431645EC}">
                        <a14:shadowObscured xmlns:a14="http://schemas.microsoft.com/office/drawing/2010/main"/>
                      </a:ext>
                    </a:extLst>
                  </pic:spPr>
                </pic:pic>
              </a:graphicData>
            </a:graphic>
          </wp:inline>
        </w:drawing>
      </w:r>
      <w:r>
        <w:t>) and select the DTS toolbox folder</w:t>
      </w:r>
      <w:r>
        <w:rPr>
          <w:noProof/>
        </w:rPr>
        <w:t>.</w:t>
      </w:r>
      <w:r w:rsidR="003223A6">
        <w:rPr>
          <w:noProof/>
        </w:rPr>
        <w:drawing>
          <wp:inline distT="0" distB="0" distL="0" distR="0" wp14:anchorId="389AFE71" wp14:editId="389AFE72">
            <wp:extent cx="5943600" cy="1895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895475"/>
                    </a:xfrm>
                    <a:prstGeom prst="rect">
                      <a:avLst/>
                    </a:prstGeom>
                  </pic:spPr>
                </pic:pic>
              </a:graphicData>
            </a:graphic>
          </wp:inline>
        </w:drawing>
      </w:r>
    </w:p>
    <w:p w14:paraId="389AFD9A" w14:textId="77777777" w:rsidR="00BD2465" w:rsidRDefault="00BD2465" w:rsidP="003223A6">
      <w:r>
        <w:tab/>
        <w:t xml:space="preserve">At this point </w:t>
      </w:r>
      <w:proofErr w:type="gramStart"/>
      <w:r>
        <w:t>all of</w:t>
      </w:r>
      <w:proofErr w:type="gramEnd"/>
      <w:r>
        <w:t xml:space="preserve"> the GUIs in the toolbox may be </w:t>
      </w:r>
      <w:proofErr w:type="gramStart"/>
      <w:r w:rsidR="00A3642E">
        <w:t>execute</w:t>
      </w:r>
      <w:proofErr w:type="gramEnd"/>
      <w:r w:rsidR="00A3642E">
        <w:t xml:space="preserve"> </w:t>
      </w:r>
      <w:r>
        <w:t>from the Command Window.</w:t>
      </w:r>
    </w:p>
    <w:p w14:paraId="389AFD9B" w14:textId="77777777" w:rsidR="00BD2465" w:rsidRDefault="00BD2465" w:rsidP="003223A6">
      <w:r>
        <w:tab/>
        <w:t xml:space="preserve">To execute one of the DTS GUIs type the GUI name (i.e. </w:t>
      </w:r>
      <w:proofErr w:type="spellStart"/>
      <w:r w:rsidRPr="00420A7E">
        <w:rPr>
          <w:rFonts w:ascii="Courier New" w:hAnsi="Courier New" w:cs="Courier New"/>
        </w:rPr>
        <w:t>processDTS</w:t>
      </w:r>
      <w:proofErr w:type="spellEnd"/>
      <w:r>
        <w:t xml:space="preserve">, </w:t>
      </w:r>
      <w:r w:rsidRPr="00420A7E">
        <w:rPr>
          <w:rFonts w:ascii="Courier New" w:hAnsi="Courier New" w:cs="Courier New"/>
        </w:rPr>
        <w:t>tref2DTS</w:t>
      </w:r>
      <w:r>
        <w:t xml:space="preserve">, </w:t>
      </w:r>
      <w:proofErr w:type="spellStart"/>
      <w:r w:rsidRPr="00420A7E">
        <w:rPr>
          <w:rFonts w:ascii="Courier New" w:hAnsi="Courier New" w:cs="Courier New"/>
        </w:rPr>
        <w:t>calDTS</w:t>
      </w:r>
      <w:proofErr w:type="spellEnd"/>
      <w:r>
        <w:t>) in the Command Window and press Enter.</w:t>
      </w:r>
    </w:p>
    <w:p w14:paraId="389AFD9C" w14:textId="77777777" w:rsidR="0051129F" w:rsidRPr="003223A6" w:rsidRDefault="0051129F" w:rsidP="003223A6">
      <w:r>
        <w:tab/>
        <w:t xml:space="preserve">To regularly use the </w:t>
      </w:r>
      <w:r w:rsidR="0068288E">
        <w:t xml:space="preserve">DTS Toolbox use Set Path on the Home ribbon under Environment. From the Set Path dialog window press ‘Add Folder…’ and navigate to the location of the DTS Toolbox and select the folder. Click ‘Save’ to store add the Toolbox to MATLAB®. The GUIs may now be called at any time from the command window without having to set the working directory to the toolbox. </w:t>
      </w:r>
    </w:p>
    <w:p w14:paraId="389AFD9D" w14:textId="77777777" w:rsidR="003223A6" w:rsidRDefault="003223A6" w:rsidP="00FC127F">
      <w:pPr>
        <w:pStyle w:val="Heading2"/>
      </w:pPr>
    </w:p>
    <w:p w14:paraId="389AFD9E" w14:textId="77777777" w:rsidR="00BD2465" w:rsidRDefault="00BD2465">
      <w:pPr>
        <w:rPr>
          <w:rFonts w:asciiTheme="majorHAnsi" w:eastAsiaTheme="majorEastAsia" w:hAnsiTheme="majorHAnsi" w:cstheme="majorBidi"/>
          <w:color w:val="2E74B5" w:themeColor="accent1" w:themeShade="BF"/>
          <w:sz w:val="26"/>
          <w:szCs w:val="26"/>
        </w:rPr>
      </w:pPr>
      <w:r>
        <w:br w:type="page"/>
      </w:r>
    </w:p>
    <w:p w14:paraId="389AFD9F" w14:textId="77777777" w:rsidR="00FC127F" w:rsidRDefault="00FC127F" w:rsidP="00FC127F">
      <w:pPr>
        <w:pStyle w:val="Heading2"/>
      </w:pPr>
      <w:bookmarkStart w:id="19" w:name="_Toc425418319"/>
      <w:proofErr w:type="gramStart"/>
      <w:r>
        <w:lastRenderedPageBreak/>
        <w:t>Parsing</w:t>
      </w:r>
      <w:proofErr w:type="gramEnd"/>
      <w:r>
        <w:t xml:space="preserve"> DTS file:</w:t>
      </w:r>
      <w:bookmarkEnd w:id="19"/>
    </w:p>
    <w:p w14:paraId="389AFDA0" w14:textId="77777777" w:rsidR="00377B9F" w:rsidRPr="00377B9F" w:rsidRDefault="00377B9F" w:rsidP="00377B9F">
      <w:pPr>
        <w:pStyle w:val="Heading3"/>
      </w:pPr>
      <w:bookmarkStart w:id="20" w:name="_Toc425418320"/>
      <w:r>
        <w:t>Background:</w:t>
      </w:r>
      <w:bookmarkEnd w:id="20"/>
    </w:p>
    <w:p w14:paraId="389AFDA1" w14:textId="77777777" w:rsidR="00BD2465" w:rsidRDefault="003223A6" w:rsidP="00FC127F">
      <w:r>
        <w:tab/>
      </w:r>
      <w:r w:rsidR="00FC127F">
        <w:t>DTS systems generate *.</w:t>
      </w:r>
      <w:proofErr w:type="spellStart"/>
      <w:r w:rsidR="00FC127F">
        <w:t>ddf</w:t>
      </w:r>
      <w:proofErr w:type="spellEnd"/>
      <w:r w:rsidR="00FC127F">
        <w:t xml:space="preserve"> (</w:t>
      </w:r>
      <w:proofErr w:type="spellStart"/>
      <w:r w:rsidR="00FC127F">
        <w:t>Sensornet</w:t>
      </w:r>
      <w:proofErr w:type="spellEnd"/>
      <w:r w:rsidR="00FC127F">
        <w:t>) or *.xml (</w:t>
      </w:r>
      <w:proofErr w:type="spellStart"/>
      <w:r w:rsidR="00FC127F">
        <w:t>Silixa</w:t>
      </w:r>
      <w:proofErr w:type="spellEnd"/>
      <w:r w:rsidR="00FC127F">
        <w:t xml:space="preserve">) files for each fiber trace. These files contain Stokes, anti-Stokes, distance, and reference temperatures for an individual fiber trace. The raw data is </w:t>
      </w:r>
      <w:r>
        <w:t xml:space="preserve">typically </w:t>
      </w:r>
      <w:r w:rsidR="00FC127F">
        <w:t xml:space="preserve">organized in directories by channel, year, and month. </w:t>
      </w:r>
      <w:proofErr w:type="gramStart"/>
      <w:r w:rsidR="00FC127F">
        <w:t>In order to</w:t>
      </w:r>
      <w:proofErr w:type="gramEnd"/>
      <w:r w:rsidR="00FC127F">
        <w:t xml:space="preserve"> post process and calibrate the DTS data into temperature measurements it is necessary to parse the data from each file and generate a single dataset that contains the data from these</w:t>
      </w:r>
      <w:r>
        <w:t xml:space="preserve"> DTS</w:t>
      </w:r>
      <w:r w:rsidR="00FC127F">
        <w:t xml:space="preserve"> files. In this step we will parse data from the individual files (*.</w:t>
      </w:r>
      <w:proofErr w:type="spellStart"/>
      <w:r w:rsidR="00FC127F">
        <w:t>ddf</w:t>
      </w:r>
      <w:proofErr w:type="spellEnd"/>
      <w:r w:rsidR="00FC127F">
        <w:t xml:space="preserve"> or *.xml) and build a single </w:t>
      </w:r>
      <w:r w:rsidR="00377B9F">
        <w:t>MATLAB MAT-file of the dataset.</w:t>
      </w:r>
    </w:p>
    <w:p w14:paraId="389AFDA2" w14:textId="77777777" w:rsidR="00FC127F" w:rsidRDefault="00377B9F" w:rsidP="00FC127F">
      <w:r>
        <w:tab/>
      </w:r>
      <w:r w:rsidR="00FC127F">
        <w:t xml:space="preserve">Depending on project needs it may be beneficial to organize </w:t>
      </w:r>
      <w:proofErr w:type="gramStart"/>
      <w:r w:rsidR="00FC127F">
        <w:t>all of</w:t>
      </w:r>
      <w:proofErr w:type="gramEnd"/>
      <w:r w:rsidR="00FC127F">
        <w:t xml:space="preserve"> the DTS</w:t>
      </w:r>
      <w:r w:rsidR="00BD2465">
        <w:t xml:space="preserve"> output</w:t>
      </w:r>
      <w:r w:rsidR="00FC127F">
        <w:t xml:space="preserve"> files, from a single channel, into one directory for processing, doing so will yield a single data set which contains data from every trace of the deployment. This step is usually only necessary if the field data i</w:t>
      </w:r>
      <w:r w:rsidR="00BD2465">
        <w:t>s collected in multiple months.</w:t>
      </w:r>
    </w:p>
    <w:p w14:paraId="389AFDA3" w14:textId="77777777" w:rsidR="00420A7E" w:rsidRDefault="00420A7E" w:rsidP="00FC127F">
      <w:r>
        <w:tab/>
        <w:t xml:space="preserve">The DTS output files for this example </w:t>
      </w:r>
      <w:proofErr w:type="gramStart"/>
      <w:r>
        <w:t>are located in</w:t>
      </w:r>
      <w:proofErr w:type="gramEnd"/>
      <w:r>
        <w:t xml:space="preserve"> the directory CTEMPs_EX1\channel1_ddf</w:t>
      </w:r>
    </w:p>
    <w:p w14:paraId="389AFDA4" w14:textId="77777777" w:rsidR="00377B9F" w:rsidRDefault="00377B9F" w:rsidP="00377B9F">
      <w:pPr>
        <w:pStyle w:val="Heading3"/>
      </w:pPr>
      <w:bookmarkStart w:id="21" w:name="_Toc425418321"/>
      <w:r>
        <w:t>MATLAB:</w:t>
      </w:r>
      <w:bookmarkEnd w:id="21"/>
      <w:r>
        <w:tab/>
      </w:r>
    </w:p>
    <w:p w14:paraId="389AFDA5" w14:textId="77777777" w:rsidR="00377B9F" w:rsidRPr="00EB6955" w:rsidRDefault="00377B9F" w:rsidP="00377B9F">
      <w:pPr>
        <w:pStyle w:val="ListParagraph"/>
        <w:numPr>
          <w:ilvl w:val="0"/>
          <w:numId w:val="14"/>
        </w:numPr>
        <w:rPr>
          <w:b/>
        </w:rPr>
      </w:pPr>
      <w:r w:rsidRPr="00EB6955">
        <w:rPr>
          <w:b/>
        </w:rPr>
        <w:t xml:space="preserve">In the Command Window type </w:t>
      </w:r>
      <w:proofErr w:type="spellStart"/>
      <w:r w:rsidRPr="00420A7E">
        <w:rPr>
          <w:rFonts w:ascii="Courier New" w:hAnsi="Courier New" w:cs="Courier New"/>
        </w:rPr>
        <w:t>processDTS</w:t>
      </w:r>
      <w:proofErr w:type="spellEnd"/>
      <w:r w:rsidRPr="00EB6955">
        <w:rPr>
          <w:b/>
        </w:rPr>
        <w:t xml:space="preserve"> and press enter.</w:t>
      </w:r>
    </w:p>
    <w:p w14:paraId="389AFDA6" w14:textId="77777777" w:rsidR="00377B9F" w:rsidRDefault="00377B9F" w:rsidP="00377B9F">
      <w:pPr>
        <w:pStyle w:val="ListParagraph"/>
      </w:pPr>
      <w:r>
        <w:t>The following window will be opened:</w:t>
      </w:r>
    </w:p>
    <w:p w14:paraId="389AFDA7" w14:textId="77777777" w:rsidR="00377B9F" w:rsidRDefault="00377B9F" w:rsidP="00377B9F">
      <w:pPr>
        <w:pStyle w:val="ListParagraph"/>
      </w:pPr>
      <w:r>
        <w:rPr>
          <w:noProof/>
        </w:rPr>
        <w:drawing>
          <wp:inline distT="0" distB="0" distL="0" distR="0" wp14:anchorId="389AFE73" wp14:editId="389AFE74">
            <wp:extent cx="2237740" cy="41344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237740" cy="4134485"/>
                    </a:xfrm>
                    <a:prstGeom prst="rect">
                      <a:avLst/>
                    </a:prstGeom>
                  </pic:spPr>
                </pic:pic>
              </a:graphicData>
            </a:graphic>
          </wp:inline>
        </w:drawing>
      </w:r>
    </w:p>
    <w:p w14:paraId="389AFDA8" w14:textId="77777777" w:rsidR="00377B9F" w:rsidRPr="00EB6955" w:rsidRDefault="00377B9F" w:rsidP="00377B9F">
      <w:pPr>
        <w:pStyle w:val="ListParagraph"/>
        <w:numPr>
          <w:ilvl w:val="0"/>
          <w:numId w:val="14"/>
        </w:numPr>
        <w:rPr>
          <w:b/>
        </w:rPr>
      </w:pPr>
      <w:r w:rsidRPr="00EB6955">
        <w:rPr>
          <w:b/>
        </w:rPr>
        <w:t>Select the Instrument type.</w:t>
      </w:r>
    </w:p>
    <w:p w14:paraId="389AFDA9" w14:textId="77777777" w:rsidR="00377B9F" w:rsidRDefault="00377B9F" w:rsidP="00377B9F">
      <w:pPr>
        <w:pStyle w:val="ListParagraph"/>
      </w:pPr>
      <w:r>
        <w:t xml:space="preserve">For this </w:t>
      </w:r>
      <w:proofErr w:type="gramStart"/>
      <w:r>
        <w:t>example</w:t>
      </w:r>
      <w:proofErr w:type="gramEnd"/>
      <w:r>
        <w:t xml:space="preserve"> the DTS data files are from a </w:t>
      </w:r>
      <w:proofErr w:type="spellStart"/>
      <w:r>
        <w:t>Sensornet</w:t>
      </w:r>
      <w:proofErr w:type="spellEnd"/>
      <w:r>
        <w:t xml:space="preserve"> Oryx system and have the *.</w:t>
      </w:r>
      <w:proofErr w:type="spellStart"/>
      <w:r>
        <w:t>ddf</w:t>
      </w:r>
      <w:proofErr w:type="spellEnd"/>
      <w:r>
        <w:t xml:space="preserve"> file extension.</w:t>
      </w:r>
    </w:p>
    <w:p w14:paraId="389AFDAA" w14:textId="77777777" w:rsidR="00377B9F" w:rsidRPr="00EB6955" w:rsidRDefault="00377B9F" w:rsidP="00377B9F">
      <w:pPr>
        <w:pStyle w:val="ListParagraph"/>
        <w:numPr>
          <w:ilvl w:val="0"/>
          <w:numId w:val="14"/>
        </w:numPr>
        <w:rPr>
          <w:b/>
        </w:rPr>
      </w:pPr>
      <w:r w:rsidRPr="00EB6955">
        <w:rPr>
          <w:b/>
        </w:rPr>
        <w:t>Load the DTS file by clicking on ‘Load DTS File’.</w:t>
      </w:r>
    </w:p>
    <w:p w14:paraId="389AFDAB" w14:textId="77777777" w:rsidR="00377B9F" w:rsidRDefault="00377B9F" w:rsidP="00377B9F">
      <w:pPr>
        <w:pStyle w:val="ListParagraph"/>
      </w:pPr>
      <w:r>
        <w:lastRenderedPageBreak/>
        <w:t>Navigate to C:\ … \</w:t>
      </w:r>
      <w:proofErr w:type="spellStart"/>
      <w:r>
        <w:t>DTS_Toolbox</w:t>
      </w:r>
      <w:proofErr w:type="spellEnd"/>
      <w:r>
        <w:t>\CTEMPs_EX1\channel1_ddf and press Select Folder</w:t>
      </w:r>
      <w:r w:rsidR="00420A7E">
        <w:t>.</w:t>
      </w:r>
    </w:p>
    <w:p w14:paraId="389AFDAC" w14:textId="77777777" w:rsidR="00420A7E" w:rsidRDefault="00420A7E" w:rsidP="00377B9F">
      <w:pPr>
        <w:pStyle w:val="ListParagraph"/>
      </w:pPr>
      <w:r>
        <w:t>The list window will be populated with the files in the directory that have the *.</w:t>
      </w:r>
      <w:proofErr w:type="spellStart"/>
      <w:r>
        <w:t>ddf</w:t>
      </w:r>
      <w:proofErr w:type="spellEnd"/>
      <w:r>
        <w:t xml:space="preserve"> file extension as seen below.</w:t>
      </w:r>
    </w:p>
    <w:p w14:paraId="389AFDAD" w14:textId="77777777" w:rsidR="00420A7E" w:rsidRDefault="001064B4" w:rsidP="00377B9F">
      <w:pPr>
        <w:pStyle w:val="ListParagraph"/>
      </w:pPr>
      <w:r>
        <w:rPr>
          <w:noProof/>
        </w:rPr>
        <w:drawing>
          <wp:inline distT="0" distB="0" distL="0" distR="0" wp14:anchorId="389AFE75" wp14:editId="389AFE76">
            <wp:extent cx="2575319" cy="4718649"/>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86595" cy="4739309"/>
                    </a:xfrm>
                    <a:prstGeom prst="rect">
                      <a:avLst/>
                    </a:prstGeom>
                  </pic:spPr>
                </pic:pic>
              </a:graphicData>
            </a:graphic>
          </wp:inline>
        </w:drawing>
      </w:r>
    </w:p>
    <w:p w14:paraId="389AFDAE" w14:textId="77777777" w:rsidR="00377B9F" w:rsidRPr="00EB6955" w:rsidRDefault="00EB6955" w:rsidP="00377B9F">
      <w:pPr>
        <w:pStyle w:val="ListParagraph"/>
        <w:numPr>
          <w:ilvl w:val="0"/>
          <w:numId w:val="14"/>
        </w:numPr>
        <w:rPr>
          <w:b/>
        </w:rPr>
      </w:pPr>
      <w:r w:rsidRPr="00EB6955">
        <w:rPr>
          <w:b/>
        </w:rPr>
        <w:t>Determine the reach of optical fiber to parse for the DTS file.</w:t>
      </w:r>
    </w:p>
    <w:p w14:paraId="389AFDAF" w14:textId="77777777" w:rsidR="008B760B" w:rsidRDefault="00417EF0" w:rsidP="008B760B">
      <w:pPr>
        <w:pStyle w:val="ListParagraph"/>
      </w:pPr>
      <w:proofErr w:type="gramStart"/>
      <w:r>
        <w:t>I</w:t>
      </w:r>
      <w:r w:rsidR="008B760B">
        <w:t>n order to</w:t>
      </w:r>
      <w:proofErr w:type="gramEnd"/>
      <w:r w:rsidR="008B760B">
        <w:t xml:space="preserve"> ensure data was collected for the entire length of the fiber the instrument </w:t>
      </w:r>
      <w:r>
        <w:t>was configured</w:t>
      </w:r>
      <w:r w:rsidR="00EB6955">
        <w:t xml:space="preserve"> collect data </w:t>
      </w:r>
      <w:r w:rsidR="008B760B">
        <w:t xml:space="preserve">to a distance known to be greater than the fiber length. </w:t>
      </w:r>
      <w:r>
        <w:t xml:space="preserve">Therefore, the end of the data files </w:t>
      </w:r>
      <w:proofErr w:type="gramStart"/>
      <w:r>
        <w:t>contain</w:t>
      </w:r>
      <w:proofErr w:type="gramEnd"/>
      <w:r>
        <w:t xml:space="preserve"> noise/garbage data. The reach of data to be parsed can be determined by using the ‘Preview’ button. Select a file and click ‘Preview’ for this example we will look at the first file ‘</w:t>
      </w:r>
      <w:r w:rsidRPr="005D2F6B">
        <w:t>channel 1 20120815 015005 00001</w:t>
      </w:r>
      <w:r>
        <w:t>.ddf’.</w:t>
      </w:r>
    </w:p>
    <w:p w14:paraId="389AFDB0" w14:textId="77777777" w:rsidR="00417EF0" w:rsidRDefault="00417EF0" w:rsidP="008B760B">
      <w:pPr>
        <w:pStyle w:val="ListParagraph"/>
      </w:pPr>
    </w:p>
    <w:p w14:paraId="389AFDB1" w14:textId="77777777" w:rsidR="00417EF0" w:rsidRDefault="00417EF0" w:rsidP="008B760B">
      <w:pPr>
        <w:pStyle w:val="ListParagraph"/>
      </w:pPr>
      <w:r>
        <w:t xml:space="preserve">The preview window will display the distance and temperature measurements along the fiber. From the Preview window the data from the selected file can be plotted using the ‘Plot’ button in the lower left. The two windows can be seen </w:t>
      </w:r>
      <w:proofErr w:type="gramStart"/>
      <w:r>
        <w:t>bellow</w:t>
      </w:r>
      <w:proofErr w:type="gramEnd"/>
      <w:r>
        <w:t>.</w:t>
      </w:r>
    </w:p>
    <w:p w14:paraId="389AFDB2" w14:textId="77777777" w:rsidR="00417EF0" w:rsidRDefault="00417EF0" w:rsidP="008B760B">
      <w:pPr>
        <w:pStyle w:val="ListParagraph"/>
      </w:pPr>
      <w:r>
        <w:rPr>
          <w:noProof/>
        </w:rPr>
        <w:lastRenderedPageBreak/>
        <w:drawing>
          <wp:inline distT="0" distB="0" distL="0" distR="0" wp14:anchorId="389AFE77" wp14:editId="389AFE78">
            <wp:extent cx="5115464" cy="3102616"/>
            <wp:effectExtent l="0" t="0" r="9525"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8449" cy="3110492"/>
                    </a:xfrm>
                    <a:prstGeom prst="rect">
                      <a:avLst/>
                    </a:prstGeom>
                  </pic:spPr>
                </pic:pic>
              </a:graphicData>
            </a:graphic>
          </wp:inline>
        </w:drawing>
      </w:r>
    </w:p>
    <w:p w14:paraId="389AFDB3" w14:textId="77777777" w:rsidR="008B760B" w:rsidRDefault="008B760B" w:rsidP="008B760B">
      <w:pPr>
        <w:pStyle w:val="ListParagraph"/>
      </w:pPr>
    </w:p>
    <w:p w14:paraId="389AFDB4" w14:textId="77777777" w:rsidR="008B760B" w:rsidRDefault="00417EF0" w:rsidP="008B760B">
      <w:pPr>
        <w:pStyle w:val="ListParagraph"/>
      </w:pPr>
      <w:r>
        <w:t xml:space="preserve">The noise/garbage data beyond the end of the fiber can be seen in the plotted data window. For this </w:t>
      </w:r>
      <w:proofErr w:type="gramStart"/>
      <w:r>
        <w:t>example</w:t>
      </w:r>
      <w:proofErr w:type="gramEnd"/>
      <w:r>
        <w:t xml:space="preserve"> we want to exclude this data as it is not from the reach of the fiber. The end of the fiber can be determined by scrolling through the Preview Window or by using the zoom and pan tools in the Plot Preview Window.</w:t>
      </w:r>
    </w:p>
    <w:p w14:paraId="389AFDB5" w14:textId="77777777" w:rsidR="00417EF0" w:rsidRDefault="00417EF0" w:rsidP="008B760B">
      <w:pPr>
        <w:pStyle w:val="ListParagraph"/>
      </w:pPr>
    </w:p>
    <w:p w14:paraId="389AFDB6" w14:textId="77777777" w:rsidR="00417EF0" w:rsidRDefault="00417EF0" w:rsidP="008B760B">
      <w:pPr>
        <w:pStyle w:val="ListParagraph"/>
      </w:pPr>
      <w:r>
        <w:t xml:space="preserve">At </w:t>
      </w:r>
      <w:proofErr w:type="gramStart"/>
      <w:r>
        <w:t xml:space="preserve">a distance of </w:t>
      </w:r>
      <w:r w:rsidR="007471B6">
        <w:t>1525.5</w:t>
      </w:r>
      <w:proofErr w:type="gramEnd"/>
      <w:r w:rsidR="007471B6">
        <w:t xml:space="preserve"> m there is a jump in the temperature from 21.6°C to -30.9 °C. This jump corresponds to the end of the fiber. Additionally, at the start of the data set there is ~50 m of data before </w:t>
      </w:r>
      <w:proofErr w:type="gramStart"/>
      <w:r w:rsidR="007471B6">
        <w:t>a distance of zero</w:t>
      </w:r>
      <w:proofErr w:type="gramEnd"/>
      <w:r w:rsidR="007471B6">
        <w:t>. This section corresponds to the internal calibration coil located with the instrument. The reach of fiber connect to the instrument starts at 0 m.</w:t>
      </w:r>
    </w:p>
    <w:p w14:paraId="389AFDB7" w14:textId="77777777" w:rsidR="007471B6" w:rsidRDefault="007471B6" w:rsidP="008B760B">
      <w:pPr>
        <w:pStyle w:val="ListParagraph"/>
      </w:pPr>
    </w:p>
    <w:p w14:paraId="389AFDB8" w14:textId="77777777" w:rsidR="00417EF0" w:rsidRDefault="007471B6" w:rsidP="008B760B">
      <w:pPr>
        <w:pStyle w:val="ListParagraph"/>
      </w:pPr>
      <w:r>
        <w:t xml:space="preserve">For this </w:t>
      </w:r>
      <w:proofErr w:type="gramStart"/>
      <w:r>
        <w:t>example</w:t>
      </w:r>
      <w:proofErr w:type="gramEnd"/>
      <w:r>
        <w:t xml:space="preserve"> the reach of fiber that we are interested in is from 0 m to 1525 m. This will parse all measurements between 0 m and 1525 m.</w:t>
      </w:r>
    </w:p>
    <w:p w14:paraId="389AFDB9" w14:textId="77777777" w:rsidR="007471B6" w:rsidRDefault="007471B6" w:rsidP="008B760B">
      <w:pPr>
        <w:pStyle w:val="ListParagraph"/>
      </w:pPr>
    </w:p>
    <w:p w14:paraId="389AFDBA" w14:textId="77777777" w:rsidR="00EB6955" w:rsidRDefault="007471B6" w:rsidP="00377B9F">
      <w:pPr>
        <w:pStyle w:val="ListParagraph"/>
        <w:numPr>
          <w:ilvl w:val="0"/>
          <w:numId w:val="14"/>
        </w:numPr>
        <w:rPr>
          <w:b/>
        </w:rPr>
      </w:pPr>
      <w:r>
        <w:rPr>
          <w:b/>
        </w:rPr>
        <w:t>Day Offset:</w:t>
      </w:r>
    </w:p>
    <w:p w14:paraId="389AFDBB" w14:textId="77777777" w:rsidR="007471B6" w:rsidRDefault="007471B6" w:rsidP="007471B6">
      <w:pPr>
        <w:pStyle w:val="ListParagraph"/>
      </w:pPr>
      <w:r>
        <w:t xml:space="preserve">For this </w:t>
      </w:r>
      <w:proofErr w:type="gramStart"/>
      <w:r>
        <w:t>example</w:t>
      </w:r>
      <w:proofErr w:type="gramEnd"/>
      <w:r>
        <w:t xml:space="preserve"> we will not use the day offset. Enter a value of zero.</w:t>
      </w:r>
    </w:p>
    <w:p w14:paraId="389AFDBC" w14:textId="77777777" w:rsidR="007471B6" w:rsidRPr="007471B6" w:rsidRDefault="007471B6" w:rsidP="007471B6">
      <w:pPr>
        <w:pStyle w:val="ListParagraph"/>
      </w:pPr>
    </w:p>
    <w:p w14:paraId="389AFDBD" w14:textId="77777777" w:rsidR="00377B9F" w:rsidRDefault="007471B6" w:rsidP="00FC127F">
      <w:pPr>
        <w:pStyle w:val="ListParagraph"/>
        <w:numPr>
          <w:ilvl w:val="0"/>
          <w:numId w:val="14"/>
        </w:numPr>
        <w:rPr>
          <w:b/>
        </w:rPr>
      </w:pPr>
      <w:r>
        <w:rPr>
          <w:b/>
        </w:rPr>
        <w:t>Parse &amp; Save</w:t>
      </w:r>
    </w:p>
    <w:p w14:paraId="389AFDBE" w14:textId="77777777" w:rsidR="007471B6" w:rsidRDefault="007471B6" w:rsidP="007471B6">
      <w:pPr>
        <w:pStyle w:val="ListParagraph"/>
      </w:pPr>
      <w:r>
        <w:t>Specify the file name and location to save the raw DTS data and click Save.</w:t>
      </w:r>
    </w:p>
    <w:p w14:paraId="389AFDBF" w14:textId="77777777" w:rsidR="005D2F6B" w:rsidRDefault="007471B6" w:rsidP="007471B6">
      <w:pPr>
        <w:pStyle w:val="ListParagraph"/>
      </w:pPr>
      <w:r>
        <w:t>At this point a progress bar will be displayed.</w:t>
      </w:r>
    </w:p>
    <w:p w14:paraId="389AFDC0" w14:textId="77777777" w:rsidR="005D2F6B" w:rsidRDefault="00EB7C46" w:rsidP="00472850">
      <w:pPr>
        <w:pStyle w:val="ListParagraph"/>
        <w:rPr>
          <w:b/>
        </w:rPr>
      </w:pPr>
      <w:r>
        <w:t>After processing the DTS data files you can automatically continue to add reference bath temperatures by clicking yes when prompted.</w:t>
      </w:r>
      <w:r w:rsidR="005D2F6B">
        <w:rPr>
          <w:noProof/>
        </w:rPr>
        <w:drawing>
          <wp:inline distT="0" distB="0" distL="0" distR="0" wp14:anchorId="389AFE79" wp14:editId="389AFE7A">
            <wp:extent cx="2898477" cy="905774"/>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5000" cy="914062"/>
                    </a:xfrm>
                    <a:prstGeom prst="rect">
                      <a:avLst/>
                    </a:prstGeom>
                  </pic:spPr>
                </pic:pic>
              </a:graphicData>
            </a:graphic>
          </wp:inline>
        </w:drawing>
      </w:r>
    </w:p>
    <w:p w14:paraId="389AFDC1" w14:textId="77777777" w:rsidR="00EB7C46" w:rsidRDefault="00EB7C46" w:rsidP="00EB7C46">
      <w:pPr>
        <w:pStyle w:val="ListParagraph"/>
        <w:numPr>
          <w:ilvl w:val="0"/>
          <w:numId w:val="14"/>
        </w:numPr>
        <w:rPr>
          <w:b/>
        </w:rPr>
      </w:pPr>
      <w:r>
        <w:rPr>
          <w:b/>
        </w:rPr>
        <w:lastRenderedPageBreak/>
        <w:t>Output File:</w:t>
      </w:r>
    </w:p>
    <w:p w14:paraId="389AFDC2" w14:textId="77777777" w:rsidR="00EB7C46" w:rsidRDefault="00EB7C46" w:rsidP="00472850">
      <w:pPr>
        <w:pStyle w:val="ListParagraph"/>
        <w:rPr>
          <w:b/>
        </w:rPr>
      </w:pPr>
      <w:r>
        <w:t>The output file can be opened into the MATLAB Workspace. It will contain eight variables.</w:t>
      </w:r>
      <w:r w:rsidR="00725C90">
        <w:rPr>
          <w:noProof/>
        </w:rPr>
        <w:drawing>
          <wp:inline distT="0" distB="0" distL="0" distR="0" wp14:anchorId="389AFE7B" wp14:editId="389AFE7C">
            <wp:extent cx="2234242" cy="221104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40755" cy="2217495"/>
                    </a:xfrm>
                    <a:prstGeom prst="rect">
                      <a:avLst/>
                    </a:prstGeom>
                  </pic:spPr>
                </pic:pic>
              </a:graphicData>
            </a:graphic>
          </wp:inline>
        </w:drawing>
      </w:r>
    </w:p>
    <w:p w14:paraId="389AFDC3" w14:textId="77777777" w:rsidR="00EB7C46" w:rsidRDefault="00EB7C46">
      <w:pPr>
        <w:rPr>
          <w:b/>
        </w:rPr>
      </w:pPr>
      <w:r>
        <w:rPr>
          <w:b/>
        </w:rPr>
        <w:br w:type="page"/>
      </w:r>
    </w:p>
    <w:p w14:paraId="389AFDC4" w14:textId="77777777" w:rsidR="00725C90" w:rsidRDefault="00D53C8E" w:rsidP="00EB7C46">
      <w:pPr>
        <w:pStyle w:val="Heading2"/>
      </w:pPr>
      <w:bookmarkStart w:id="22" w:name="_Toc425418322"/>
      <w:r>
        <w:lastRenderedPageBreak/>
        <w:t>Adding Reference Bath Temperature:</w:t>
      </w:r>
      <w:bookmarkEnd w:id="22"/>
    </w:p>
    <w:p w14:paraId="389AFDC5" w14:textId="77777777" w:rsidR="00D53C8E" w:rsidRDefault="00D53C8E" w:rsidP="00D53C8E">
      <w:pPr>
        <w:pStyle w:val="Heading3"/>
      </w:pPr>
      <w:bookmarkStart w:id="23" w:name="_Toc425418323"/>
      <w:r>
        <w:t>Background:</w:t>
      </w:r>
      <w:bookmarkEnd w:id="23"/>
    </w:p>
    <w:p w14:paraId="389AFDC6" w14:textId="77777777" w:rsidR="00D53C8E" w:rsidRDefault="00D53C8E" w:rsidP="00D53C8E">
      <w:r>
        <w:tab/>
      </w:r>
      <w:proofErr w:type="gramStart"/>
      <w:r>
        <w:t>In order to</w:t>
      </w:r>
      <w:proofErr w:type="gramEnd"/>
      <w:r>
        <w:t xml:space="preserve"> calibrate the temperature data three reference temperatures are needed along the fiber. Each DTS instrument can </w:t>
      </w:r>
      <w:proofErr w:type="gramStart"/>
      <w:r>
        <w:t>have up to</w:t>
      </w:r>
      <w:proofErr w:type="gramEnd"/>
      <w:r>
        <w:t xml:space="preserve"> two PT100 temperature sensors directly connected. Depending on the deployment and configuration temperature loggers can be placed at known location along the deployed fiber. Data from these loggers needs to be added to the raw data set for calibration.</w:t>
      </w:r>
    </w:p>
    <w:p w14:paraId="389AFDC7" w14:textId="77777777" w:rsidR="00D53C8E" w:rsidRDefault="00D53C8E" w:rsidP="00D53C8E">
      <w:r>
        <w:tab/>
        <w:t xml:space="preserve">The PT100 temperature probes connect to the DTS system record temperature at the time of the fiber trace. </w:t>
      </w:r>
      <w:r w:rsidR="00DD4BB1">
        <w:t>Independent</w:t>
      </w:r>
      <w:r>
        <w:t xml:space="preserve"> loggers</w:t>
      </w:r>
      <w:r w:rsidR="00DD4BB1">
        <w:t>,</w:t>
      </w:r>
      <w:r>
        <w:t xml:space="preserve"> however, are set to record </w:t>
      </w:r>
      <w:r w:rsidR="00DD4BB1">
        <w:t>tempter</w:t>
      </w:r>
      <w:r>
        <w:t xml:space="preserve"> along the fiber </w:t>
      </w:r>
      <w:r w:rsidR="00DD4BB1">
        <w:t xml:space="preserve">at </w:t>
      </w:r>
      <w:r>
        <w:t xml:space="preserve">fixed </w:t>
      </w:r>
      <w:r w:rsidR="00DD4BB1">
        <w:t xml:space="preserve">time </w:t>
      </w:r>
      <w:r>
        <w:t xml:space="preserve">intervals and </w:t>
      </w:r>
      <w:r w:rsidR="00DD4BB1">
        <w:t xml:space="preserve">it is </w:t>
      </w:r>
      <w:r w:rsidR="005B54BF">
        <w:t>unlikely</w:t>
      </w:r>
      <w:r>
        <w:t xml:space="preserve"> </w:t>
      </w:r>
      <w:r w:rsidR="005B54BF">
        <w:t>to</w:t>
      </w:r>
      <w:r>
        <w:t xml:space="preserve"> correspond exactly to the time a specific DTS fiber trace.</w:t>
      </w:r>
      <w:r w:rsidR="005B54BF">
        <w:t xml:space="preserve"> Therefore, these loggers must be interpolated in time to match the timestamp of each specific DTS fiber trace. This process is </w:t>
      </w:r>
      <w:proofErr w:type="gramStart"/>
      <w:r w:rsidR="005B54BF">
        <w:t>competed</w:t>
      </w:r>
      <w:proofErr w:type="gramEnd"/>
      <w:r w:rsidR="005B54BF">
        <w:t xml:space="preserve"> using linear interpolation using the </w:t>
      </w:r>
      <w:r w:rsidR="005B54BF" w:rsidRPr="005B54BF">
        <w:rPr>
          <w:rFonts w:ascii="Courier New" w:hAnsi="Courier New" w:cs="Courier New"/>
        </w:rPr>
        <w:t>interp1</w:t>
      </w:r>
      <w:r w:rsidR="005B54BF">
        <w:t xml:space="preserve"> command in MATLAB.</w:t>
      </w:r>
    </w:p>
    <w:p w14:paraId="389AFDC8" w14:textId="77777777" w:rsidR="00D53C8E" w:rsidRDefault="00D53C8E" w:rsidP="00D53C8E">
      <w:pPr>
        <w:pStyle w:val="Heading3"/>
      </w:pPr>
      <w:bookmarkStart w:id="24" w:name="_Toc425418324"/>
      <w:r>
        <w:t>MATLAB:</w:t>
      </w:r>
      <w:bookmarkEnd w:id="24"/>
    </w:p>
    <w:p w14:paraId="389AFDC9" w14:textId="77777777" w:rsidR="001F1D39" w:rsidRPr="001F1D39" w:rsidRDefault="001F1D39" w:rsidP="001F1D39">
      <w:pPr>
        <w:pStyle w:val="ListParagraph"/>
        <w:numPr>
          <w:ilvl w:val="0"/>
          <w:numId w:val="16"/>
        </w:numPr>
      </w:pPr>
      <w:r w:rsidRPr="00EB6955">
        <w:rPr>
          <w:b/>
        </w:rPr>
        <w:t xml:space="preserve">In the Command Window type </w:t>
      </w:r>
      <w:r>
        <w:rPr>
          <w:rFonts w:ascii="Courier New" w:hAnsi="Courier New" w:cs="Courier New"/>
        </w:rPr>
        <w:t>tref2DTS</w:t>
      </w:r>
      <w:r w:rsidRPr="00EB6955">
        <w:rPr>
          <w:b/>
        </w:rPr>
        <w:t xml:space="preserve"> and press enter</w:t>
      </w:r>
    </w:p>
    <w:p w14:paraId="389AFDCA" w14:textId="77777777" w:rsidR="001F1D39" w:rsidRDefault="001F1D39" w:rsidP="001F1D39">
      <w:pPr>
        <w:pStyle w:val="ListParagraph"/>
      </w:pPr>
      <w:r>
        <w:t>The following window will be opened:</w:t>
      </w:r>
    </w:p>
    <w:p w14:paraId="389AFDCB" w14:textId="77777777" w:rsidR="001F1D39" w:rsidRDefault="00927442" w:rsidP="001F1D39">
      <w:pPr>
        <w:pStyle w:val="ListParagraph"/>
      </w:pPr>
      <w:r>
        <w:rPr>
          <w:noProof/>
        </w:rPr>
        <w:drawing>
          <wp:inline distT="0" distB="0" distL="0" distR="0" wp14:anchorId="389AFE7D" wp14:editId="389AFE7E">
            <wp:extent cx="3081307" cy="2881222"/>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88669" cy="2888106"/>
                    </a:xfrm>
                    <a:prstGeom prst="rect">
                      <a:avLst/>
                    </a:prstGeom>
                  </pic:spPr>
                </pic:pic>
              </a:graphicData>
            </a:graphic>
          </wp:inline>
        </w:drawing>
      </w:r>
    </w:p>
    <w:p w14:paraId="389AFDCC" w14:textId="77777777" w:rsidR="001F1D39" w:rsidRDefault="001F1D39" w:rsidP="001F1D39">
      <w:pPr>
        <w:pStyle w:val="ListParagraph"/>
      </w:pPr>
      <w:r>
        <w:t xml:space="preserve">This window will automatically be opened if you continue from </w:t>
      </w:r>
      <w:proofErr w:type="spellStart"/>
      <w:r>
        <w:t>processDTS</w:t>
      </w:r>
      <w:proofErr w:type="spellEnd"/>
      <w:r>
        <w:t>.</w:t>
      </w:r>
    </w:p>
    <w:p w14:paraId="389AFDCD" w14:textId="77777777" w:rsidR="004622FD" w:rsidRDefault="004622FD" w:rsidP="001F1D39">
      <w:pPr>
        <w:pStyle w:val="ListParagraph"/>
      </w:pPr>
    </w:p>
    <w:p w14:paraId="389AFDCE" w14:textId="77777777" w:rsidR="001F1D39" w:rsidRPr="001F1D39" w:rsidRDefault="001F1D39" w:rsidP="001F1D39">
      <w:pPr>
        <w:pStyle w:val="ListParagraph"/>
        <w:numPr>
          <w:ilvl w:val="0"/>
          <w:numId w:val="16"/>
        </w:numPr>
      </w:pPr>
      <w:r>
        <w:rPr>
          <w:b/>
        </w:rPr>
        <w:t>Load DTS Dataset</w:t>
      </w:r>
    </w:p>
    <w:p w14:paraId="389AFDCF" w14:textId="77777777" w:rsidR="001F1D39" w:rsidRDefault="001F1D39" w:rsidP="001F1D39">
      <w:pPr>
        <w:pStyle w:val="ListParagraph"/>
      </w:pPr>
      <w:r>
        <w:t xml:space="preserve">Click ‘Load Dataset’ and navigate to the location of the file you created using the </w:t>
      </w:r>
      <w:proofErr w:type="spellStart"/>
      <w:r>
        <w:t>processDTS</w:t>
      </w:r>
      <w:proofErr w:type="spellEnd"/>
      <w:r>
        <w:t xml:space="preserve"> GUI. If you </w:t>
      </w:r>
      <w:proofErr w:type="gramStart"/>
      <w:r>
        <w:t>continued</w:t>
      </w:r>
      <w:proofErr w:type="gramEnd"/>
      <w:r>
        <w:t xml:space="preserve"> directly from </w:t>
      </w:r>
      <w:proofErr w:type="spellStart"/>
      <w:r>
        <w:t>processDTS</w:t>
      </w:r>
      <w:proofErr w:type="spellEnd"/>
      <w:r>
        <w:t xml:space="preserve"> the file will automatically be loaded and should be displayed </w:t>
      </w:r>
      <w:r w:rsidR="004622FD">
        <w:t>in the ‘DTS *.mat File:’ field.</w:t>
      </w:r>
    </w:p>
    <w:p w14:paraId="389AFDD0" w14:textId="77777777" w:rsidR="004622FD" w:rsidRPr="001F1D39" w:rsidRDefault="004622FD" w:rsidP="001F1D39">
      <w:pPr>
        <w:pStyle w:val="ListParagraph"/>
      </w:pPr>
    </w:p>
    <w:p w14:paraId="389AFDD1" w14:textId="77777777" w:rsidR="001F1D39" w:rsidRPr="004622FD" w:rsidRDefault="001F1D39" w:rsidP="001F1D39">
      <w:pPr>
        <w:pStyle w:val="ListParagraph"/>
        <w:numPr>
          <w:ilvl w:val="0"/>
          <w:numId w:val="16"/>
        </w:numPr>
      </w:pPr>
      <w:r>
        <w:rPr>
          <w:b/>
        </w:rPr>
        <w:t xml:space="preserve">Add </w:t>
      </w:r>
      <w:r w:rsidR="004622FD">
        <w:rPr>
          <w:b/>
        </w:rPr>
        <w:t>T</w:t>
      </w:r>
      <w:r>
        <w:rPr>
          <w:b/>
        </w:rPr>
        <w:t xml:space="preserve">emperature </w:t>
      </w:r>
      <w:r w:rsidR="004622FD">
        <w:rPr>
          <w:b/>
        </w:rPr>
        <w:t>L</w:t>
      </w:r>
      <w:r>
        <w:rPr>
          <w:b/>
        </w:rPr>
        <w:t xml:space="preserve">ogger </w:t>
      </w:r>
      <w:r w:rsidR="004622FD">
        <w:rPr>
          <w:b/>
        </w:rPr>
        <w:t>D</w:t>
      </w:r>
      <w:r>
        <w:rPr>
          <w:b/>
        </w:rPr>
        <w:t xml:space="preserve">ata </w:t>
      </w:r>
      <w:r w:rsidR="004622FD">
        <w:rPr>
          <w:b/>
        </w:rPr>
        <w:t>F</w:t>
      </w:r>
      <w:r>
        <w:rPr>
          <w:b/>
        </w:rPr>
        <w:t>ile</w:t>
      </w:r>
    </w:p>
    <w:p w14:paraId="389AFDD2" w14:textId="77777777" w:rsidR="004622FD" w:rsidRDefault="004622FD" w:rsidP="001F1D39">
      <w:pPr>
        <w:pStyle w:val="ListParagraph"/>
      </w:pPr>
      <w:r>
        <w:t xml:space="preserve">For this </w:t>
      </w:r>
      <w:proofErr w:type="gramStart"/>
      <w:r>
        <w:t>example</w:t>
      </w:r>
      <w:proofErr w:type="gramEnd"/>
      <w:r>
        <w:t xml:space="preserve"> navigate to …\DTS Toolbox\CTEMPs_EX1 and select martis_bath3.</w:t>
      </w:r>
    </w:p>
    <w:p w14:paraId="389AFDD3" w14:textId="77777777" w:rsidR="001F1D39" w:rsidRPr="001F1D39" w:rsidRDefault="001F1D39" w:rsidP="001F1D39">
      <w:pPr>
        <w:pStyle w:val="ListParagraph"/>
      </w:pPr>
    </w:p>
    <w:p w14:paraId="389AFDD4" w14:textId="77777777" w:rsidR="004622FD" w:rsidRPr="004622FD" w:rsidRDefault="004622FD" w:rsidP="001F1D39">
      <w:pPr>
        <w:pStyle w:val="ListParagraph"/>
        <w:numPr>
          <w:ilvl w:val="0"/>
          <w:numId w:val="16"/>
        </w:numPr>
      </w:pPr>
      <w:r>
        <w:rPr>
          <w:b/>
        </w:rPr>
        <w:t>Select the Data File Type</w:t>
      </w:r>
    </w:p>
    <w:p w14:paraId="389AFDD5" w14:textId="77777777" w:rsidR="00C65E11" w:rsidRDefault="004622FD" w:rsidP="004622FD">
      <w:pPr>
        <w:pStyle w:val="ListParagraph"/>
      </w:pPr>
      <w:r>
        <w:t xml:space="preserve">The martis_bath3 file is an excel file </w:t>
      </w:r>
      <w:r w:rsidR="00C65E11">
        <w:t xml:space="preserve">with </w:t>
      </w:r>
      <w:proofErr w:type="gramStart"/>
      <w:r w:rsidR="00C65E11">
        <w:t>timestamp</w:t>
      </w:r>
      <w:proofErr w:type="gramEnd"/>
      <w:r w:rsidR="00C65E11">
        <w:t xml:space="preserve"> in column 1 and temperature in column 2.</w:t>
      </w:r>
    </w:p>
    <w:p w14:paraId="389AFDD6" w14:textId="77777777" w:rsidR="004622FD" w:rsidRPr="004622FD" w:rsidRDefault="001064B4" w:rsidP="004622FD">
      <w:pPr>
        <w:pStyle w:val="ListParagraph"/>
      </w:pPr>
      <w:r>
        <w:rPr>
          <w:noProof/>
        </w:rPr>
        <w:lastRenderedPageBreak/>
        <w:drawing>
          <wp:inline distT="0" distB="0" distL="0" distR="0" wp14:anchorId="389AFE7F" wp14:editId="389AFE80">
            <wp:extent cx="2898404" cy="27690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08675" cy="2778892"/>
                    </a:xfrm>
                    <a:prstGeom prst="rect">
                      <a:avLst/>
                    </a:prstGeom>
                  </pic:spPr>
                </pic:pic>
              </a:graphicData>
            </a:graphic>
          </wp:inline>
        </w:drawing>
      </w:r>
    </w:p>
    <w:p w14:paraId="389AFDD7" w14:textId="77777777" w:rsidR="001F1D39" w:rsidRPr="00C65E11" w:rsidRDefault="001F1D39" w:rsidP="001F1D39">
      <w:pPr>
        <w:pStyle w:val="ListParagraph"/>
        <w:numPr>
          <w:ilvl w:val="0"/>
          <w:numId w:val="16"/>
        </w:numPr>
      </w:pPr>
      <w:r>
        <w:rPr>
          <w:b/>
        </w:rPr>
        <w:t>Specify Time Offset</w:t>
      </w:r>
    </w:p>
    <w:p w14:paraId="389AFDD8" w14:textId="77777777" w:rsidR="00C65E11" w:rsidRDefault="00C65E11" w:rsidP="00C65E11">
      <w:pPr>
        <w:pStyle w:val="ListParagraph"/>
      </w:pPr>
      <w:r>
        <w:t xml:space="preserve">For this </w:t>
      </w:r>
      <w:proofErr w:type="gramStart"/>
      <w:r>
        <w:t>example</w:t>
      </w:r>
      <w:proofErr w:type="gramEnd"/>
      <w:r>
        <w:t xml:space="preserve"> there is no time offset. Enter a value of zero</w:t>
      </w:r>
    </w:p>
    <w:p w14:paraId="389AFDD9" w14:textId="77777777" w:rsidR="00C65E11" w:rsidRPr="00C65E11" w:rsidRDefault="00C65E11" w:rsidP="00C65E11">
      <w:pPr>
        <w:pStyle w:val="ListParagraph"/>
      </w:pPr>
    </w:p>
    <w:p w14:paraId="389AFDDA" w14:textId="77777777" w:rsidR="004622FD" w:rsidRPr="00C65E11" w:rsidRDefault="00C65E11" w:rsidP="001F1D39">
      <w:pPr>
        <w:pStyle w:val="ListParagraph"/>
        <w:numPr>
          <w:ilvl w:val="0"/>
          <w:numId w:val="16"/>
        </w:numPr>
      </w:pPr>
      <w:r>
        <w:rPr>
          <w:b/>
        </w:rPr>
        <w:t>Compile The Data Files</w:t>
      </w:r>
    </w:p>
    <w:p w14:paraId="389AFDDB" w14:textId="77777777" w:rsidR="00C65E11" w:rsidRDefault="00C65E11" w:rsidP="00C65E11">
      <w:pPr>
        <w:pStyle w:val="ListParagraph"/>
      </w:pPr>
      <w:r>
        <w:t>Click ‘Compile’ to append the MAT-file. A new variable will be added to the file that contains the interpolated reference temperatures.</w:t>
      </w:r>
    </w:p>
    <w:p w14:paraId="389AFDDC" w14:textId="77777777" w:rsidR="00C65E11" w:rsidRDefault="00C65E11" w:rsidP="00C65E11">
      <w:pPr>
        <w:pStyle w:val="ListParagraph"/>
      </w:pPr>
    </w:p>
    <w:p w14:paraId="389AFDDD" w14:textId="77777777" w:rsidR="00C65E11" w:rsidRDefault="00C65E11" w:rsidP="001F1D39">
      <w:pPr>
        <w:pStyle w:val="ListParagraph"/>
        <w:numPr>
          <w:ilvl w:val="0"/>
          <w:numId w:val="16"/>
        </w:numPr>
        <w:rPr>
          <w:b/>
        </w:rPr>
      </w:pPr>
      <w:r w:rsidRPr="00C65E11">
        <w:rPr>
          <w:b/>
        </w:rPr>
        <w:t>Appended</w:t>
      </w:r>
      <w:r w:rsidR="00FD0619">
        <w:rPr>
          <w:b/>
        </w:rPr>
        <w:t xml:space="preserve"> MAT-</w:t>
      </w:r>
      <w:r>
        <w:rPr>
          <w:b/>
        </w:rPr>
        <w:t>File</w:t>
      </w:r>
    </w:p>
    <w:p w14:paraId="389AFDDE" w14:textId="77777777" w:rsidR="00C65E11" w:rsidRDefault="00C65E11" w:rsidP="00C65E11">
      <w:pPr>
        <w:pStyle w:val="ListParagraph"/>
      </w:pPr>
      <w:r>
        <w:t>In this example the data will be saved the variable tref_3. The variable terf2DTS_ouput contains a summary of what file each variable was generated from and the user specified time offset.</w:t>
      </w:r>
    </w:p>
    <w:p w14:paraId="389AFDDF" w14:textId="77777777" w:rsidR="00E03135" w:rsidRDefault="00725C90" w:rsidP="00C65E11">
      <w:pPr>
        <w:pStyle w:val="ListParagraph"/>
        <w:rPr>
          <w:noProof/>
        </w:rPr>
      </w:pPr>
      <w:r>
        <w:rPr>
          <w:noProof/>
        </w:rPr>
        <w:drawing>
          <wp:inline distT="0" distB="0" distL="0" distR="0" wp14:anchorId="389AFE81" wp14:editId="389AFE82">
            <wp:extent cx="2116272" cy="2277373"/>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27447" cy="2289399"/>
                    </a:xfrm>
                    <a:prstGeom prst="rect">
                      <a:avLst/>
                    </a:prstGeom>
                  </pic:spPr>
                </pic:pic>
              </a:graphicData>
            </a:graphic>
          </wp:inline>
        </w:drawing>
      </w:r>
    </w:p>
    <w:p w14:paraId="389AFDE0" w14:textId="77777777" w:rsidR="00E03135" w:rsidRDefault="00E03135">
      <w:pPr>
        <w:rPr>
          <w:noProof/>
        </w:rPr>
      </w:pPr>
      <w:r>
        <w:rPr>
          <w:noProof/>
        </w:rPr>
        <w:br w:type="page"/>
      </w:r>
    </w:p>
    <w:p w14:paraId="389AFDE1" w14:textId="77777777" w:rsidR="00E03135" w:rsidRDefault="00E03135" w:rsidP="00E03135">
      <w:pPr>
        <w:pStyle w:val="Heading2"/>
      </w:pPr>
      <w:bookmarkStart w:id="25" w:name="_Toc425418325"/>
      <w:r>
        <w:lastRenderedPageBreak/>
        <w:t>Calibrating DTS Temperature:</w:t>
      </w:r>
      <w:bookmarkEnd w:id="25"/>
    </w:p>
    <w:p w14:paraId="389AFDE2" w14:textId="77777777" w:rsidR="00E03135" w:rsidRDefault="00E03135" w:rsidP="00E03135">
      <w:pPr>
        <w:pStyle w:val="Heading3"/>
      </w:pPr>
      <w:bookmarkStart w:id="26" w:name="_Toc425418326"/>
      <w:r>
        <w:t>Background:</w:t>
      </w:r>
      <w:bookmarkEnd w:id="26"/>
    </w:p>
    <w:p w14:paraId="389AFDE3" w14:textId="77777777" w:rsidR="006958D5" w:rsidRDefault="00E03135" w:rsidP="006958D5">
      <w:r>
        <w:tab/>
      </w:r>
      <w:r w:rsidR="006958D5">
        <w:t>DTS systems measure Raman backscatter (Stokes &amp; anti-Stokes</w:t>
      </w:r>
      <w:proofErr w:type="gramStart"/>
      <w:r w:rsidR="006958D5">
        <w:t>)</w:t>
      </w:r>
      <w:proofErr w:type="gramEnd"/>
      <w:r w:rsidR="006958D5">
        <w:t xml:space="preserve"> and temperature is calculated. The physical configuration, number of reference sections, of the DTS deployment will govern the calibration routine. The two calibration routines are capable of calibrating single ended configurations with three calibration baths or duplex singe ended configurations with two calibration baths</w:t>
      </w:r>
      <w:r w:rsidR="0036402B">
        <w:t xml:space="preserve"> before and after the slice</w:t>
      </w:r>
      <w:r w:rsidR="006958D5">
        <w:t>.</w:t>
      </w:r>
    </w:p>
    <w:p w14:paraId="389AFDE4" w14:textId="77777777" w:rsidR="0036402B" w:rsidRDefault="0036402B" w:rsidP="006958D5">
      <w:r>
        <w:tab/>
        <w:t>The data set in this example can be calibrated using both methods and was provided as an example to demonstrate both calibration techniques.</w:t>
      </w:r>
      <w:r w:rsidR="00563E09">
        <w:t xml:space="preserve"> The graph be</w:t>
      </w:r>
      <w:r>
        <w:t xml:space="preserve">low shows </w:t>
      </w:r>
      <w:r w:rsidR="00563E09">
        <w:t xml:space="preserve">a single temperature trace from </w:t>
      </w:r>
      <w:r w:rsidR="00563E09" w:rsidRPr="00563E09">
        <w:t>15-Aug-2012</w:t>
      </w:r>
      <w:r w:rsidR="00563E09">
        <w:t xml:space="preserve"> at</w:t>
      </w:r>
      <w:r w:rsidR="00563E09" w:rsidRPr="00563E09">
        <w:t xml:space="preserve"> 15:10:04</w:t>
      </w:r>
      <w:r w:rsidR="00563E09">
        <w:t xml:space="preserve">. The data is mirrored around the fiber optic splice located near ~740 m. Therefore, a </w:t>
      </w:r>
      <w:proofErr w:type="gramStart"/>
      <w:r w:rsidR="00563E09">
        <w:t>three section</w:t>
      </w:r>
      <w:proofErr w:type="gramEnd"/>
      <w:r w:rsidR="00563E09">
        <w:t xml:space="preserve"> explicit calibration can be completed for the reach of fiber before the splice using the three reference baths shown in diagram 1. Alternately, if there were not three reference </w:t>
      </w:r>
      <w:proofErr w:type="gramStart"/>
      <w:r w:rsidR="00563E09">
        <w:t>section</w:t>
      </w:r>
      <w:proofErr w:type="gramEnd"/>
      <w:r w:rsidR="00563E09">
        <w:t xml:space="preserve"> located to the ‘left’ of the splice a </w:t>
      </w:r>
      <w:proofErr w:type="gramStart"/>
      <w:r w:rsidR="00563E09">
        <w:t>three point</w:t>
      </w:r>
      <w:proofErr w:type="gramEnd"/>
      <w:r w:rsidR="00563E09">
        <w:t xml:space="preserve"> </w:t>
      </w:r>
      <w:proofErr w:type="gramStart"/>
      <w:r w:rsidR="00563E09">
        <w:t>explicit with</w:t>
      </w:r>
      <w:proofErr w:type="gramEnd"/>
      <w:r w:rsidR="00563E09">
        <w:t xml:space="preserve"> step loss calibration would be necessary. In this case since the two fibers in the cable </w:t>
      </w:r>
      <w:proofErr w:type="gramStart"/>
      <w:r w:rsidR="00563E09">
        <w:t>where</w:t>
      </w:r>
      <w:proofErr w:type="gramEnd"/>
      <w:r w:rsidR="00563E09">
        <w:t xml:space="preserve"> spliced together, the trace is </w:t>
      </w:r>
      <w:proofErr w:type="gramStart"/>
      <w:r w:rsidR="00563E09">
        <w:t>mirrored</w:t>
      </w:r>
      <w:proofErr w:type="gramEnd"/>
      <w:r w:rsidR="00563E09">
        <w:t xml:space="preserve"> and the two fiber passes through both calibration baths twice. </w:t>
      </w:r>
      <w:r w:rsidR="00AD501B">
        <w:t>How to select reference locations will be further detailed below.</w:t>
      </w:r>
    </w:p>
    <w:p w14:paraId="389AFDE5" w14:textId="77777777" w:rsidR="00E03135" w:rsidRDefault="00AD501B" w:rsidP="00B56A45">
      <w:r w:rsidRPr="00AD501B">
        <w:rPr>
          <w:noProof/>
        </w:rPr>
        <w:drawing>
          <wp:inline distT="0" distB="0" distL="0" distR="0" wp14:anchorId="389AFE83" wp14:editId="389AFE84">
            <wp:extent cx="5943600" cy="26887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688771"/>
                    </a:xfrm>
                    <a:prstGeom prst="rect">
                      <a:avLst/>
                    </a:prstGeom>
                    <a:noFill/>
                    <a:ln>
                      <a:noFill/>
                    </a:ln>
                  </pic:spPr>
                </pic:pic>
              </a:graphicData>
            </a:graphic>
          </wp:inline>
        </w:drawing>
      </w:r>
    </w:p>
    <w:p w14:paraId="389AFDE6" w14:textId="77777777" w:rsidR="002E0FC1" w:rsidRDefault="002E0FC1" w:rsidP="00E03135">
      <w:pPr>
        <w:pStyle w:val="Heading3"/>
      </w:pPr>
      <w:r>
        <w:br w:type="page"/>
      </w:r>
    </w:p>
    <w:p w14:paraId="389AFDE7" w14:textId="77777777" w:rsidR="00E03135" w:rsidRDefault="00E03135" w:rsidP="00E03135">
      <w:pPr>
        <w:pStyle w:val="Heading3"/>
      </w:pPr>
      <w:bookmarkStart w:id="27" w:name="_Toc425418327"/>
      <w:r>
        <w:lastRenderedPageBreak/>
        <w:t>MATLAB:</w:t>
      </w:r>
      <w:bookmarkEnd w:id="27"/>
    </w:p>
    <w:p w14:paraId="389AFDE8" w14:textId="77777777" w:rsidR="00E03135" w:rsidRPr="001F1D39" w:rsidRDefault="00E03135" w:rsidP="00E03135">
      <w:pPr>
        <w:pStyle w:val="ListParagraph"/>
        <w:numPr>
          <w:ilvl w:val="0"/>
          <w:numId w:val="17"/>
        </w:numPr>
      </w:pPr>
      <w:r w:rsidRPr="00EB6955">
        <w:rPr>
          <w:b/>
        </w:rPr>
        <w:t xml:space="preserve">In the Command Window type </w:t>
      </w:r>
      <w:proofErr w:type="spellStart"/>
      <w:r>
        <w:rPr>
          <w:rFonts w:ascii="Courier New" w:hAnsi="Courier New" w:cs="Courier New"/>
        </w:rPr>
        <w:t>calDTS</w:t>
      </w:r>
      <w:proofErr w:type="spellEnd"/>
      <w:r w:rsidRPr="00EB6955">
        <w:rPr>
          <w:b/>
        </w:rPr>
        <w:t xml:space="preserve"> and press enter</w:t>
      </w:r>
    </w:p>
    <w:p w14:paraId="389AFDE9" w14:textId="77777777" w:rsidR="00E03135" w:rsidRDefault="00E03135" w:rsidP="00E03135">
      <w:pPr>
        <w:pStyle w:val="ListParagraph"/>
        <w:rPr>
          <w:noProof/>
        </w:rPr>
      </w:pPr>
      <w:r>
        <w:rPr>
          <w:noProof/>
        </w:rPr>
        <w:t>The following window will be opened:</w:t>
      </w:r>
    </w:p>
    <w:p w14:paraId="389AFDEA" w14:textId="77777777" w:rsidR="00B56A45" w:rsidRDefault="00B56A45" w:rsidP="00E03135">
      <w:pPr>
        <w:pStyle w:val="ListParagraph"/>
        <w:rPr>
          <w:noProof/>
        </w:rPr>
      </w:pPr>
    </w:p>
    <w:p w14:paraId="389AFDEB" w14:textId="77777777" w:rsidR="002E0FC1" w:rsidRDefault="002E0FC1" w:rsidP="00E03135">
      <w:pPr>
        <w:pStyle w:val="ListParagraph"/>
        <w:rPr>
          <w:noProof/>
        </w:rPr>
      </w:pPr>
      <w:r>
        <w:rPr>
          <w:noProof/>
        </w:rPr>
        <w:drawing>
          <wp:inline distT="0" distB="0" distL="0" distR="0" wp14:anchorId="389AFE85" wp14:editId="389AFE86">
            <wp:extent cx="3652893" cy="5475325"/>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00346" cy="5546452"/>
                    </a:xfrm>
                    <a:prstGeom prst="rect">
                      <a:avLst/>
                    </a:prstGeom>
                  </pic:spPr>
                </pic:pic>
              </a:graphicData>
            </a:graphic>
          </wp:inline>
        </w:drawing>
      </w:r>
    </w:p>
    <w:p w14:paraId="389AFDEC" w14:textId="77777777" w:rsidR="002E0FC1" w:rsidRDefault="002E0FC1" w:rsidP="00E03135">
      <w:pPr>
        <w:pStyle w:val="ListParagraph"/>
        <w:rPr>
          <w:noProof/>
        </w:rPr>
      </w:pPr>
    </w:p>
    <w:p w14:paraId="389AFDED" w14:textId="77777777" w:rsidR="00C7245D" w:rsidRPr="00C7245D" w:rsidRDefault="00C7245D" w:rsidP="00C7245D">
      <w:pPr>
        <w:pStyle w:val="ListParagraph"/>
        <w:numPr>
          <w:ilvl w:val="0"/>
          <w:numId w:val="17"/>
        </w:numPr>
      </w:pPr>
      <w:r>
        <w:rPr>
          <w:b/>
        </w:rPr>
        <w:t>Load DTS Data Set</w:t>
      </w:r>
    </w:p>
    <w:p w14:paraId="389AFDEE" w14:textId="77777777" w:rsidR="00C7245D" w:rsidRDefault="00C7245D" w:rsidP="00C7245D">
      <w:pPr>
        <w:pStyle w:val="ListParagraph"/>
      </w:pPr>
      <w:r>
        <w:t>Click ‘Load Dataset’ and locate the data set to be calibrated. This is the data set that was created usi</w:t>
      </w:r>
      <w:r w:rsidR="002C769E">
        <w:t xml:space="preserve">ng the </w:t>
      </w:r>
      <w:proofErr w:type="spellStart"/>
      <w:r w:rsidR="002C769E">
        <w:t>processDTS</w:t>
      </w:r>
      <w:proofErr w:type="spellEnd"/>
      <w:r w:rsidR="002C769E">
        <w:t xml:space="preserve"> GUI and appen</w:t>
      </w:r>
      <w:r>
        <w:t>ded with the tref2DTS GUI</w:t>
      </w:r>
    </w:p>
    <w:p w14:paraId="389AFDEF" w14:textId="77777777" w:rsidR="00C7245D" w:rsidRPr="00C7245D" w:rsidRDefault="00C7245D" w:rsidP="00C7245D">
      <w:pPr>
        <w:pStyle w:val="ListParagraph"/>
      </w:pPr>
    </w:p>
    <w:p w14:paraId="389AFDF0" w14:textId="77777777" w:rsidR="00C7245D" w:rsidRPr="00C7245D" w:rsidRDefault="00C7245D" w:rsidP="00C7245D">
      <w:pPr>
        <w:pStyle w:val="ListParagraph"/>
        <w:numPr>
          <w:ilvl w:val="0"/>
          <w:numId w:val="17"/>
        </w:numPr>
      </w:pPr>
      <w:r>
        <w:rPr>
          <w:b/>
        </w:rPr>
        <w:t>Select Calibration Routine</w:t>
      </w:r>
    </w:p>
    <w:p w14:paraId="389AFDF1" w14:textId="77777777" w:rsidR="00472850" w:rsidRDefault="00C7245D" w:rsidP="00C7245D">
      <w:pPr>
        <w:pStyle w:val="ListParagraph"/>
      </w:pPr>
      <w:r>
        <w:t xml:space="preserve">The example data set can be calibrated using both routines. </w:t>
      </w:r>
      <w:proofErr w:type="gramStart"/>
      <w:r>
        <w:t>When</w:t>
      </w:r>
      <w:proofErr w:type="gramEnd"/>
      <w:r>
        <w:t xml:space="preserve"> </w:t>
      </w:r>
      <w:proofErr w:type="gramStart"/>
      <w:r>
        <w:t>possible</w:t>
      </w:r>
      <w:proofErr w:type="gramEnd"/>
      <w:r>
        <w:t xml:space="preserve"> we recommend using (a) Thre</w:t>
      </w:r>
      <w:r w:rsidR="00472850">
        <w:t>e Point Explicit method. It is important that you always select the most appropriate calibration route and use good judgment in selecting</w:t>
      </w:r>
      <w:r w:rsidR="00053666">
        <w:t xml:space="preserve"> fiber</w:t>
      </w:r>
      <w:r w:rsidR="00472850">
        <w:t xml:space="preserve"> reference locations and identifying splices.</w:t>
      </w:r>
    </w:p>
    <w:p w14:paraId="389AFDF2" w14:textId="77777777" w:rsidR="00C7245D" w:rsidRPr="00C7245D" w:rsidRDefault="00C7245D" w:rsidP="00C7245D">
      <w:pPr>
        <w:pStyle w:val="ListParagraph"/>
        <w:rPr>
          <w:noProof/>
        </w:rPr>
      </w:pPr>
    </w:p>
    <w:p w14:paraId="389AFDF3" w14:textId="77777777" w:rsidR="00C7245D" w:rsidRPr="00E81223" w:rsidRDefault="00472850" w:rsidP="00C7245D">
      <w:pPr>
        <w:pStyle w:val="ListParagraph"/>
        <w:numPr>
          <w:ilvl w:val="0"/>
          <w:numId w:val="17"/>
        </w:numPr>
      </w:pPr>
      <w:r>
        <w:rPr>
          <w:b/>
        </w:rPr>
        <w:t xml:space="preserve">Identify Fiber </w:t>
      </w:r>
      <w:r w:rsidR="00C7245D">
        <w:rPr>
          <w:b/>
        </w:rPr>
        <w:t>Reference Locations</w:t>
      </w:r>
    </w:p>
    <w:p w14:paraId="389AFDF4" w14:textId="77777777" w:rsidR="00E21205" w:rsidRDefault="00C7245D" w:rsidP="00E21205">
      <w:pPr>
        <w:pStyle w:val="ListParagraph"/>
      </w:pPr>
      <w:r>
        <w:t xml:space="preserve">This is one of the most important steps. It is </w:t>
      </w:r>
      <w:r w:rsidR="00A3642E">
        <w:t>recommended</w:t>
      </w:r>
      <w:r>
        <w:t xml:space="preserve"> that </w:t>
      </w:r>
      <w:proofErr w:type="gramStart"/>
      <w:r>
        <w:t>reference</w:t>
      </w:r>
      <w:proofErr w:type="gramEnd"/>
      <w:r>
        <w:t xml:space="preserve"> section should contain ten observations. </w:t>
      </w:r>
      <w:r w:rsidR="00A3642E">
        <w:t>Reference</w:t>
      </w:r>
      <w:r>
        <w:t xml:space="preserve"> baths can </w:t>
      </w:r>
      <w:r w:rsidR="00A3642E">
        <w:t>easily</w:t>
      </w:r>
      <w:r>
        <w:t xml:space="preserve"> be identified in the un</w:t>
      </w:r>
      <w:r w:rsidR="00A3642E">
        <w:t xml:space="preserve">-calibrated </w:t>
      </w:r>
      <w:r>
        <w:t xml:space="preserve">data. Click the ‘Plot </w:t>
      </w:r>
      <w:proofErr w:type="gramStart"/>
      <w:r>
        <w:t>Data’</w:t>
      </w:r>
      <w:proofErr w:type="gramEnd"/>
      <w:r>
        <w:t xml:space="preserve"> button to plot all the temperature data in the file.</w:t>
      </w:r>
    </w:p>
    <w:p w14:paraId="389AFDF5" w14:textId="77777777" w:rsidR="00E21205" w:rsidRDefault="00E21205" w:rsidP="00E21205">
      <w:pPr>
        <w:pStyle w:val="ListParagraph"/>
      </w:pPr>
    </w:p>
    <w:p w14:paraId="389AFDF6" w14:textId="77777777" w:rsidR="00E21205" w:rsidRDefault="00AC15D9" w:rsidP="00E21205">
      <w:pPr>
        <w:pStyle w:val="ListParagraph"/>
      </w:pPr>
      <w:r>
        <w:t>Using the zoom [</w:t>
      </w:r>
      <w:r w:rsidR="00053666">
        <w:rPr>
          <w:noProof/>
        </w:rPr>
        <w:drawing>
          <wp:inline distT="0" distB="0" distL="0" distR="0" wp14:anchorId="389AFE87" wp14:editId="389AFE88">
            <wp:extent cx="183560" cy="79818"/>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9110" t="11428" r="7217" b="14349"/>
                    <a:stretch/>
                  </pic:blipFill>
                  <pic:spPr bwMode="auto">
                    <a:xfrm>
                      <a:off x="0" y="0"/>
                      <a:ext cx="228926" cy="99544"/>
                    </a:xfrm>
                    <a:prstGeom prst="rect">
                      <a:avLst/>
                    </a:prstGeom>
                    <a:ln>
                      <a:noFill/>
                    </a:ln>
                    <a:extLst>
                      <a:ext uri="{53640926-AAD7-44D8-BBD7-CCE9431645EC}">
                        <a14:shadowObscured xmlns:a14="http://schemas.microsoft.com/office/drawing/2010/main"/>
                      </a:ext>
                    </a:extLst>
                  </pic:spPr>
                </pic:pic>
              </a:graphicData>
            </a:graphic>
          </wp:inline>
        </w:drawing>
      </w:r>
      <w:r>
        <w:t>] and</w:t>
      </w:r>
      <w:r w:rsidRPr="00860160">
        <w:t xml:space="preserve"> </w:t>
      </w:r>
      <w:r>
        <w:t>pan [</w:t>
      </w:r>
      <w:r w:rsidR="00053666">
        <w:rPr>
          <w:noProof/>
        </w:rPr>
        <w:drawing>
          <wp:inline distT="0" distB="0" distL="0" distR="0" wp14:anchorId="389AFE89" wp14:editId="389AFE8A">
            <wp:extent cx="81582" cy="850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358" t="11928" r="7776" b="8937"/>
                    <a:stretch/>
                  </pic:blipFill>
                  <pic:spPr bwMode="auto">
                    <a:xfrm>
                      <a:off x="0" y="0"/>
                      <a:ext cx="89557" cy="93415"/>
                    </a:xfrm>
                    <a:prstGeom prst="rect">
                      <a:avLst/>
                    </a:prstGeom>
                    <a:ln>
                      <a:noFill/>
                    </a:ln>
                    <a:extLst>
                      <a:ext uri="{53640926-AAD7-44D8-BBD7-CCE9431645EC}">
                        <a14:shadowObscured xmlns:a14="http://schemas.microsoft.com/office/drawing/2010/main"/>
                      </a:ext>
                    </a:extLst>
                  </pic:spPr>
                </pic:pic>
              </a:graphicData>
            </a:graphic>
          </wp:inline>
        </w:drawing>
      </w:r>
      <w:r>
        <w:t>] tools move around the plo</w:t>
      </w:r>
      <w:r w:rsidR="00E21205">
        <w:t>t to locate the reference baths.</w:t>
      </w:r>
    </w:p>
    <w:p w14:paraId="389AFDF7" w14:textId="77777777" w:rsidR="00E21205" w:rsidRDefault="00E21205" w:rsidP="00E21205">
      <w:pPr>
        <w:pStyle w:val="ListParagraph"/>
      </w:pPr>
    </w:p>
    <w:p w14:paraId="389AFDF8" w14:textId="77777777" w:rsidR="00EC577B" w:rsidRDefault="00AC15D9" w:rsidP="00C7245D">
      <w:pPr>
        <w:pStyle w:val="ListParagraph"/>
      </w:pPr>
      <w:r>
        <w:t xml:space="preserve">From Diagram 1 </w:t>
      </w:r>
      <w:proofErr w:type="gramStart"/>
      <w:r w:rsidR="00954A86">
        <w:t>it can be seen that</w:t>
      </w:r>
      <w:r>
        <w:t xml:space="preserve"> two</w:t>
      </w:r>
      <w:proofErr w:type="gramEnd"/>
      <w:r>
        <w:t xml:space="preserve"> of the reference baths are located adjacent to the instrument and that the t</w:t>
      </w:r>
      <w:r w:rsidR="00EC577B">
        <w:t xml:space="preserve">hird is located near the splice. The </w:t>
      </w:r>
      <w:r w:rsidR="00F954FD">
        <w:t xml:space="preserve">reference </w:t>
      </w:r>
      <w:r w:rsidR="00EC577B">
        <w:t>bath location</w:t>
      </w:r>
      <w:r w:rsidR="00F954FD">
        <w:t>s</w:t>
      </w:r>
      <w:r w:rsidR="00AC67A7">
        <w:t xml:space="preserve"> (yellow)</w:t>
      </w:r>
      <w:r w:rsidR="00EC577B">
        <w:t xml:space="preserve"> and splice location</w:t>
      </w:r>
      <w:r w:rsidR="00AC67A7">
        <w:t xml:space="preserve"> (red dashed line)</w:t>
      </w:r>
      <w:r w:rsidR="00EC577B">
        <w:t xml:space="preserve"> have been highlighted in the figure below.</w:t>
      </w:r>
    </w:p>
    <w:p w14:paraId="389AFDF9" w14:textId="77777777" w:rsidR="00E21205" w:rsidRDefault="002E0FC1" w:rsidP="00EC577B">
      <w:pPr>
        <w:pStyle w:val="ListParagraph"/>
        <w:ind w:left="0"/>
      </w:pPr>
      <w:r w:rsidRPr="002E0FC1">
        <w:t xml:space="preserve"> </w:t>
      </w:r>
    </w:p>
    <w:p w14:paraId="389AFDFA" w14:textId="77777777" w:rsidR="002E0FC1" w:rsidRDefault="002E0FC1" w:rsidP="00EC577B">
      <w:pPr>
        <w:pStyle w:val="ListParagraph"/>
        <w:ind w:left="0"/>
        <w:rPr>
          <w:noProof/>
        </w:rPr>
      </w:pPr>
    </w:p>
    <w:p w14:paraId="389AFDFB" w14:textId="77777777" w:rsidR="002E0FC1" w:rsidRDefault="002E0FC1" w:rsidP="002E0FC1">
      <w:pPr>
        <w:pStyle w:val="ListParagraph"/>
        <w:ind w:left="0"/>
        <w:jc w:val="center"/>
      </w:pPr>
      <w:r w:rsidRPr="00EC577B">
        <w:rPr>
          <w:noProof/>
        </w:rPr>
        <mc:AlternateContent>
          <mc:Choice Requires="wps">
            <w:drawing>
              <wp:anchor distT="0" distB="0" distL="114300" distR="114300" simplePos="0" relativeHeight="251676672" behindDoc="0" locked="0" layoutInCell="1" allowOverlap="1" wp14:anchorId="389AFE8B" wp14:editId="389AFE8C">
                <wp:simplePos x="0" y="0"/>
                <wp:positionH relativeFrom="column">
                  <wp:posOffset>5146157</wp:posOffset>
                </wp:positionH>
                <wp:positionV relativeFrom="paragraph">
                  <wp:posOffset>244195</wp:posOffset>
                </wp:positionV>
                <wp:extent cx="159489" cy="2399252"/>
                <wp:effectExtent l="0" t="0" r="0" b="1270"/>
                <wp:wrapNone/>
                <wp:docPr id="41" name="Rectangle 41"/>
                <wp:cNvGraphicFramePr/>
                <a:graphic xmlns:a="http://schemas.openxmlformats.org/drawingml/2006/main">
                  <a:graphicData uri="http://schemas.microsoft.com/office/word/2010/wordprocessingShape">
                    <wps:wsp>
                      <wps:cNvSpPr/>
                      <wps:spPr>
                        <a:xfrm>
                          <a:off x="0" y="0"/>
                          <a:ext cx="159489" cy="2399252"/>
                        </a:xfrm>
                        <a:prstGeom prst="rect">
                          <a:avLst/>
                        </a:prstGeom>
                        <a:solidFill>
                          <a:srgbClr val="FFC000">
                            <a:alpha val="56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2B7885" id="Rectangle 41" o:spid="_x0000_s1026" style="position:absolute;margin-left:405.2pt;margin-top:19.25pt;width:12.55pt;height:188.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" fillcolor="#ffc000" stroked="f" strokeweight="1pt">
                <v:fill opacity="36751f"/>
              </v:rect>
            </w:pict>
          </mc:Fallback>
        </mc:AlternateContent>
      </w:r>
      <w:r w:rsidRPr="00EC577B">
        <w:rPr>
          <w:noProof/>
        </w:rPr>
        <mc:AlternateContent>
          <mc:Choice Requires="wps">
            <w:drawing>
              <wp:anchor distT="0" distB="0" distL="114300" distR="114300" simplePos="0" relativeHeight="251671552" behindDoc="0" locked="0" layoutInCell="1" allowOverlap="1" wp14:anchorId="389AFE8D" wp14:editId="389AFE8E">
                <wp:simplePos x="0" y="0"/>
                <wp:positionH relativeFrom="column">
                  <wp:posOffset>3072809</wp:posOffset>
                </wp:positionH>
                <wp:positionV relativeFrom="paragraph">
                  <wp:posOffset>265461</wp:posOffset>
                </wp:positionV>
                <wp:extent cx="0" cy="2377986"/>
                <wp:effectExtent l="0" t="0" r="19050" b="22860"/>
                <wp:wrapNone/>
                <wp:docPr id="25" name="Straight Connector 25"/>
                <wp:cNvGraphicFramePr/>
                <a:graphic xmlns:a="http://schemas.openxmlformats.org/drawingml/2006/main">
                  <a:graphicData uri="http://schemas.microsoft.com/office/word/2010/wordprocessingShape">
                    <wps:wsp>
                      <wps:cNvCnPr/>
                      <wps:spPr>
                        <a:xfrm>
                          <a:off x="0" y="0"/>
                          <a:ext cx="0" cy="2377986"/>
                        </a:xfrm>
                        <a:prstGeom prst="line">
                          <a:avLst/>
                        </a:prstGeom>
                        <a:ln w="15875">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7FB617B" id="Straight Connector 25"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1.95pt,20.9pt" to="241.95pt,20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" strokecolor="red" strokeweight="1.25pt">
                <v:stroke dashstyle="3 1" joinstyle="miter"/>
              </v:line>
            </w:pict>
          </mc:Fallback>
        </mc:AlternateContent>
      </w:r>
      <w:r w:rsidRPr="00EC577B">
        <w:rPr>
          <w:noProof/>
        </w:rPr>
        <mc:AlternateContent>
          <mc:Choice Requires="wps">
            <w:drawing>
              <wp:anchor distT="0" distB="0" distL="114300" distR="114300" simplePos="0" relativeHeight="251658239" behindDoc="0" locked="0" layoutInCell="1" allowOverlap="1" wp14:anchorId="389AFE8F" wp14:editId="389AFE90">
                <wp:simplePos x="0" y="0"/>
                <wp:positionH relativeFrom="column">
                  <wp:posOffset>3030279</wp:posOffset>
                </wp:positionH>
                <wp:positionV relativeFrom="paragraph">
                  <wp:posOffset>276093</wp:posOffset>
                </wp:positionV>
                <wp:extent cx="74428" cy="2377986"/>
                <wp:effectExtent l="0" t="0" r="1905" b="3810"/>
                <wp:wrapNone/>
                <wp:docPr id="26" name="Rectangle 26"/>
                <wp:cNvGraphicFramePr/>
                <a:graphic xmlns:a="http://schemas.openxmlformats.org/drawingml/2006/main">
                  <a:graphicData uri="http://schemas.microsoft.com/office/word/2010/wordprocessingShape">
                    <wps:wsp>
                      <wps:cNvSpPr/>
                      <wps:spPr>
                        <a:xfrm>
                          <a:off x="0" y="0"/>
                          <a:ext cx="74428" cy="2377986"/>
                        </a:xfrm>
                        <a:prstGeom prst="rect">
                          <a:avLst/>
                        </a:prstGeom>
                        <a:solidFill>
                          <a:srgbClr val="FFC000">
                            <a:alpha val="56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3FAC2" id="Rectangle 26" o:spid="_x0000_s1026" style="position:absolute;margin-left:238.6pt;margin-top:21.75pt;width:5.85pt;height:187.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" fillcolor="#ffc000" stroked="f" strokeweight="1pt">
                <v:fill opacity="36751f"/>
              </v:rect>
            </w:pict>
          </mc:Fallback>
        </mc:AlternateContent>
      </w:r>
      <w:r w:rsidRPr="00EC577B">
        <w:rPr>
          <w:noProof/>
        </w:rPr>
        <mc:AlternateContent>
          <mc:Choice Requires="wps">
            <w:drawing>
              <wp:anchor distT="0" distB="0" distL="114300" distR="114300" simplePos="0" relativeHeight="251674624" behindDoc="0" locked="0" layoutInCell="1" allowOverlap="1" wp14:anchorId="389AFE91" wp14:editId="389AFE92">
                <wp:simplePos x="0" y="0"/>
                <wp:positionH relativeFrom="column">
                  <wp:posOffset>829339</wp:posOffset>
                </wp:positionH>
                <wp:positionV relativeFrom="paragraph">
                  <wp:posOffset>244195</wp:posOffset>
                </wp:positionV>
                <wp:extent cx="148855" cy="2409884"/>
                <wp:effectExtent l="0" t="0" r="3810" b="9525"/>
                <wp:wrapNone/>
                <wp:docPr id="29" name="Rectangle 29"/>
                <wp:cNvGraphicFramePr/>
                <a:graphic xmlns:a="http://schemas.openxmlformats.org/drawingml/2006/main">
                  <a:graphicData uri="http://schemas.microsoft.com/office/word/2010/wordprocessingShape">
                    <wps:wsp>
                      <wps:cNvSpPr/>
                      <wps:spPr>
                        <a:xfrm>
                          <a:off x="0" y="0"/>
                          <a:ext cx="148855" cy="2409884"/>
                        </a:xfrm>
                        <a:prstGeom prst="rect">
                          <a:avLst/>
                        </a:prstGeom>
                        <a:solidFill>
                          <a:srgbClr val="FFC000">
                            <a:alpha val="56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6C25C" id="Rectangle 29" o:spid="_x0000_s1026" style="position:absolute;margin-left:65.3pt;margin-top:19.25pt;width:11.7pt;height:189.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" fillcolor="#ffc000" stroked="f" strokeweight="1pt">
                <v:fill opacity="36751f"/>
              </v:rect>
            </w:pict>
          </mc:Fallback>
        </mc:AlternateContent>
      </w:r>
      <w:r w:rsidRPr="002E0FC1">
        <w:rPr>
          <w:noProof/>
        </w:rPr>
        <w:drawing>
          <wp:inline distT="0" distB="0" distL="0" distR="0" wp14:anchorId="389AFE93" wp14:editId="389AFE94">
            <wp:extent cx="5401340" cy="308970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28A0092B-C50C-407E-A947-70E740481C1C}">
                          <a14:useLocalDpi xmlns:a14="http://schemas.microsoft.com/office/drawing/2010/main" val="0"/>
                        </a:ext>
                      </a:extLst>
                    </a:blip>
                    <a:srcRect l="4461" t="4020" r="6479" b="51918"/>
                    <a:stretch/>
                  </pic:blipFill>
                  <pic:spPr bwMode="auto">
                    <a:xfrm>
                      <a:off x="0" y="0"/>
                      <a:ext cx="5417950" cy="3099203"/>
                    </a:xfrm>
                    <a:prstGeom prst="rect">
                      <a:avLst/>
                    </a:prstGeom>
                    <a:noFill/>
                    <a:ln>
                      <a:noFill/>
                    </a:ln>
                    <a:extLst>
                      <a:ext uri="{53640926-AAD7-44D8-BBD7-CCE9431645EC}">
                        <a14:shadowObscured xmlns:a14="http://schemas.microsoft.com/office/drawing/2010/main"/>
                      </a:ext>
                    </a:extLst>
                  </pic:spPr>
                </pic:pic>
              </a:graphicData>
            </a:graphic>
          </wp:inline>
        </w:drawing>
      </w:r>
    </w:p>
    <w:p w14:paraId="389AFDFC" w14:textId="77777777" w:rsidR="00F954FD" w:rsidRDefault="00F954FD" w:rsidP="00C7245D">
      <w:pPr>
        <w:pStyle w:val="ListParagraph"/>
        <w:rPr>
          <w:noProof/>
        </w:rPr>
      </w:pPr>
    </w:p>
    <w:p w14:paraId="389AFDFD" w14:textId="77777777" w:rsidR="00AC15D9" w:rsidRDefault="001F4256" w:rsidP="00C7245D">
      <w:pPr>
        <w:pStyle w:val="ListParagraph"/>
      </w:pPr>
      <w:proofErr w:type="gramStart"/>
      <w:r>
        <w:t>Input</w:t>
      </w:r>
      <w:proofErr w:type="gramEnd"/>
      <w:r>
        <w:t xml:space="preserve"> for the </w:t>
      </w:r>
      <w:r w:rsidR="00A3642E">
        <w:t>reference</w:t>
      </w:r>
      <w:r>
        <w:t xml:space="preserve"> sections for calibration is the </w:t>
      </w:r>
      <w:r w:rsidR="00AC67A7">
        <w:t xml:space="preserve">ARRAY </w:t>
      </w:r>
      <w:r>
        <w:t>INDEX and NOT true fiber optic distance. Data shown in the plots from the calibration are plotted against its array location (</w:t>
      </w:r>
      <w:r w:rsidR="00954A86">
        <w:t xml:space="preserve">ARRAY </w:t>
      </w:r>
      <w:r w:rsidR="00FD1897">
        <w:t>INDEX</w:t>
      </w:r>
      <w:r>
        <w:t>).</w:t>
      </w:r>
      <w:r w:rsidR="00FD1897">
        <w:t xml:space="preserve"> The following plots are </w:t>
      </w:r>
      <w:r w:rsidR="00954A86">
        <w:t xml:space="preserve">ARRAY </w:t>
      </w:r>
      <w:r w:rsidR="00FD1897">
        <w:t>INDEX vs Un-Calibration Temperature.</w:t>
      </w:r>
    </w:p>
    <w:p w14:paraId="389AFDFE" w14:textId="77777777" w:rsidR="00FD1897" w:rsidRDefault="00FD1897" w:rsidP="00C7245D">
      <w:pPr>
        <w:pStyle w:val="ListParagraph"/>
      </w:pPr>
    </w:p>
    <w:p w14:paraId="389AFDFF" w14:textId="77777777" w:rsidR="00FD1897" w:rsidRDefault="00FD1897" w:rsidP="00C7245D">
      <w:pPr>
        <w:pStyle w:val="ListParagraph"/>
      </w:pPr>
      <w:r>
        <w:t>Zooming in on the calibration baths near the instrument the following may be seen:</w:t>
      </w:r>
    </w:p>
    <w:p w14:paraId="389AFE00" w14:textId="77777777" w:rsidR="00FD1897" w:rsidRDefault="00FD1897" w:rsidP="00C7245D">
      <w:pPr>
        <w:pStyle w:val="ListParagraph"/>
        <w:rPr>
          <w:noProof/>
        </w:rPr>
      </w:pPr>
    </w:p>
    <w:p w14:paraId="389AFE01" w14:textId="77777777" w:rsidR="00315263" w:rsidRDefault="002E0FC1" w:rsidP="000E79E2">
      <w:r w:rsidRPr="002E0FC1">
        <w:rPr>
          <w:noProof/>
        </w:rPr>
        <w:lastRenderedPageBreak/>
        <w:drawing>
          <wp:inline distT="0" distB="0" distL="0" distR="0" wp14:anchorId="389AFE95" wp14:editId="389AFE96">
            <wp:extent cx="5720080" cy="314723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b="52412"/>
                    <a:stretch/>
                  </pic:blipFill>
                  <pic:spPr bwMode="auto">
                    <a:xfrm>
                      <a:off x="0" y="0"/>
                      <a:ext cx="5720080" cy="3147237"/>
                    </a:xfrm>
                    <a:prstGeom prst="rect">
                      <a:avLst/>
                    </a:prstGeom>
                    <a:noFill/>
                    <a:ln>
                      <a:noFill/>
                    </a:ln>
                    <a:extLst>
                      <a:ext uri="{53640926-AAD7-44D8-BBD7-CCE9431645EC}">
                        <a14:shadowObscured xmlns:a14="http://schemas.microsoft.com/office/drawing/2010/main"/>
                      </a:ext>
                    </a:extLst>
                  </pic:spPr>
                </pic:pic>
              </a:graphicData>
            </a:graphic>
          </wp:inline>
        </w:drawing>
      </w:r>
    </w:p>
    <w:p w14:paraId="389AFE02" w14:textId="77777777" w:rsidR="002E0FC1" w:rsidRDefault="002E0FC1" w:rsidP="000E79E2">
      <w:pPr>
        <w:rPr>
          <w:noProof/>
        </w:rPr>
      </w:pPr>
    </w:p>
    <w:p w14:paraId="389AFE03" w14:textId="77777777" w:rsidR="002E0FC1" w:rsidRDefault="002E0FC1" w:rsidP="000E79E2">
      <w:r w:rsidRPr="002E0FC1">
        <w:rPr>
          <w:noProof/>
        </w:rPr>
        <w:drawing>
          <wp:inline distT="0" distB="0" distL="0" distR="0" wp14:anchorId="389AFE97" wp14:editId="389AFE98">
            <wp:extent cx="5720080" cy="321103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a:extLst>
                        <a:ext uri="{28A0092B-C50C-407E-A947-70E740481C1C}">
                          <a14:useLocalDpi xmlns:a14="http://schemas.microsoft.com/office/drawing/2010/main" val="0"/>
                        </a:ext>
                      </a:extLst>
                    </a:blip>
                    <a:srcRect b="51447"/>
                    <a:stretch/>
                  </pic:blipFill>
                  <pic:spPr bwMode="auto">
                    <a:xfrm>
                      <a:off x="0" y="0"/>
                      <a:ext cx="5720080" cy="3211033"/>
                    </a:xfrm>
                    <a:prstGeom prst="rect">
                      <a:avLst/>
                    </a:prstGeom>
                    <a:noFill/>
                    <a:ln>
                      <a:noFill/>
                    </a:ln>
                    <a:extLst>
                      <a:ext uri="{53640926-AAD7-44D8-BBD7-CCE9431645EC}">
                        <a14:shadowObscured xmlns:a14="http://schemas.microsoft.com/office/drawing/2010/main"/>
                      </a:ext>
                    </a:extLst>
                  </pic:spPr>
                </pic:pic>
              </a:graphicData>
            </a:graphic>
          </wp:inline>
        </w:drawing>
      </w:r>
    </w:p>
    <w:p w14:paraId="389AFE04" w14:textId="77777777" w:rsidR="00315263" w:rsidRDefault="000E79E2" w:rsidP="00315263">
      <w:pPr>
        <w:ind w:left="720"/>
      </w:pPr>
      <w:r>
        <w:t xml:space="preserve">From the above figure the </w:t>
      </w:r>
      <w:r w:rsidR="00F22D9C">
        <w:t>transition</w:t>
      </w:r>
      <w:r>
        <w:t xml:space="preserve"> from one bath to the other occurs over ~5 observations (27-32) even though the baths </w:t>
      </w:r>
      <w:proofErr w:type="gramStart"/>
      <w:r>
        <w:t>are were</w:t>
      </w:r>
      <w:proofErr w:type="gramEnd"/>
      <w:r>
        <w:t xml:space="preserve"> located </w:t>
      </w:r>
      <w:r w:rsidR="00A3642E">
        <w:t>adjacent</w:t>
      </w:r>
      <w:r>
        <w:t xml:space="preserve"> to one another with </w:t>
      </w:r>
      <w:r w:rsidR="00A3642E">
        <w:t>minimal</w:t>
      </w:r>
      <w:r>
        <w:t xml:space="preserve"> </w:t>
      </w:r>
      <w:r w:rsidR="00A3642E">
        <w:t>amount</w:t>
      </w:r>
      <w:r>
        <w:t xml:space="preserve"> of the fiber exposed. This transition is related to the spatial </w:t>
      </w:r>
      <w:r w:rsidR="00A3642E">
        <w:t>resolution</w:t>
      </w:r>
      <w:r>
        <w:t xml:space="preserve"> of the system (different than spatial sampling resolution) and how the instrument integrates back scatter data over the sampling window.  Since temperature is integrated over the sampling window it is important to not include the fringes of the reference observations in the baths. For example</w:t>
      </w:r>
      <w:r w:rsidR="00315263">
        <w:t>,</w:t>
      </w:r>
      <w:r>
        <w:t xml:space="preserve"> while the temperature seems stable at 27 (temperature </w:t>
      </w:r>
      <w:proofErr w:type="gramStart"/>
      <w:r>
        <w:t>are</w:t>
      </w:r>
      <w:proofErr w:type="gramEnd"/>
      <w:r>
        <w:t xml:space="preserve"> linear as we approach from the left) it may be </w:t>
      </w:r>
      <w:r>
        <w:lastRenderedPageBreak/>
        <w:t xml:space="preserve">better to use 26 as the end of the first reference bath. Similarly, if </w:t>
      </w:r>
      <w:proofErr w:type="gramStart"/>
      <w:r>
        <w:t>the there</w:t>
      </w:r>
      <w:proofErr w:type="gramEnd"/>
      <w:r>
        <w:t xml:space="preserve"> </w:t>
      </w:r>
      <w:proofErr w:type="gramStart"/>
      <w:r>
        <w:t>is</w:t>
      </w:r>
      <w:proofErr w:type="gramEnd"/>
      <w:r>
        <w:t xml:space="preserve"> </w:t>
      </w:r>
      <w:r w:rsidRPr="00954A86">
        <w:t xml:space="preserve">sufficient </w:t>
      </w:r>
      <w:r>
        <w:t>data points in the second reference bath it may be best to select 33 or 34 as the starting location (</w:t>
      </w:r>
      <w:r w:rsidR="00315263">
        <w:t>temperature</w:t>
      </w:r>
      <w:r>
        <w:t xml:space="preserve"> is linear approaching from the right)</w:t>
      </w:r>
      <w:r w:rsidR="00315263">
        <w:t>.</w:t>
      </w:r>
    </w:p>
    <w:p w14:paraId="389AFE05" w14:textId="77777777" w:rsidR="00315263" w:rsidRDefault="00315263" w:rsidP="00315263">
      <w:pPr>
        <w:ind w:left="720"/>
      </w:pPr>
      <w:r>
        <w:t>Table of approximate bath locations and reference temperature:</w:t>
      </w:r>
    </w:p>
    <w:tbl>
      <w:tblPr>
        <w:tblStyle w:val="GridTable1Light-Accent1"/>
        <w:tblW w:w="5400" w:type="dxa"/>
        <w:tblInd w:w="895" w:type="dxa"/>
        <w:tblLook w:val="04A0" w:firstRow="1" w:lastRow="0" w:firstColumn="1" w:lastColumn="0" w:noHBand="0" w:noVBand="1"/>
      </w:tblPr>
      <w:tblGrid>
        <w:gridCol w:w="1800"/>
        <w:gridCol w:w="1800"/>
        <w:gridCol w:w="1800"/>
      </w:tblGrid>
      <w:tr w:rsidR="00315263" w14:paraId="389AFE09" w14:textId="77777777" w:rsidTr="00315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89AFE06" w14:textId="77777777" w:rsidR="00315263" w:rsidRDefault="00315263" w:rsidP="00315263">
            <w:pPr>
              <w:jc w:val="center"/>
            </w:pPr>
            <w:r>
              <w:t>Starting Index</w:t>
            </w:r>
          </w:p>
        </w:tc>
        <w:tc>
          <w:tcPr>
            <w:tcW w:w="1800" w:type="dxa"/>
          </w:tcPr>
          <w:p w14:paraId="389AFE07" w14:textId="77777777" w:rsidR="00315263" w:rsidRDefault="00315263" w:rsidP="00315263">
            <w:pPr>
              <w:jc w:val="center"/>
              <w:cnfStyle w:val="100000000000" w:firstRow="1" w:lastRow="0" w:firstColumn="0" w:lastColumn="0" w:oddVBand="0" w:evenVBand="0" w:oddHBand="0" w:evenHBand="0" w:firstRowFirstColumn="0" w:firstRowLastColumn="0" w:lastRowFirstColumn="0" w:lastRowLastColumn="0"/>
            </w:pPr>
            <w:r>
              <w:t>Ending Index</w:t>
            </w:r>
          </w:p>
        </w:tc>
        <w:tc>
          <w:tcPr>
            <w:tcW w:w="1800" w:type="dxa"/>
          </w:tcPr>
          <w:p w14:paraId="389AFE08" w14:textId="77777777" w:rsidR="00315263" w:rsidRDefault="00315263" w:rsidP="00315263">
            <w:pPr>
              <w:jc w:val="center"/>
              <w:cnfStyle w:val="100000000000" w:firstRow="1" w:lastRow="0" w:firstColumn="0" w:lastColumn="0" w:oddVBand="0" w:evenVBand="0" w:oddHBand="0" w:evenHBand="0" w:firstRowFirstColumn="0" w:firstRowLastColumn="0" w:lastRowFirstColumn="0" w:lastRowLastColumn="0"/>
            </w:pPr>
            <w:r>
              <w:t>Reference Temp</w:t>
            </w:r>
          </w:p>
        </w:tc>
      </w:tr>
      <w:tr w:rsidR="00315263" w14:paraId="389AFE0D" w14:textId="77777777" w:rsidTr="00315263">
        <w:tc>
          <w:tcPr>
            <w:cnfStyle w:val="001000000000" w:firstRow="0" w:lastRow="0" w:firstColumn="1" w:lastColumn="0" w:oddVBand="0" w:evenVBand="0" w:oddHBand="0" w:evenHBand="0" w:firstRowFirstColumn="0" w:firstRowLastColumn="0" w:lastRowFirstColumn="0" w:lastRowLastColumn="0"/>
            <w:tcW w:w="1800" w:type="dxa"/>
          </w:tcPr>
          <w:p w14:paraId="389AFE0A" w14:textId="77777777" w:rsidR="00315263" w:rsidRPr="00315263" w:rsidRDefault="00315263" w:rsidP="00315263">
            <w:pPr>
              <w:jc w:val="center"/>
              <w:rPr>
                <w:b w:val="0"/>
              </w:rPr>
            </w:pPr>
            <w:r w:rsidRPr="00315263">
              <w:rPr>
                <w:b w:val="0"/>
              </w:rPr>
              <w:t>12</w:t>
            </w:r>
          </w:p>
        </w:tc>
        <w:tc>
          <w:tcPr>
            <w:tcW w:w="1800" w:type="dxa"/>
          </w:tcPr>
          <w:p w14:paraId="389AFE0B" w14:textId="77777777" w:rsidR="00315263" w:rsidRP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26</w:t>
            </w:r>
          </w:p>
        </w:tc>
        <w:tc>
          <w:tcPr>
            <w:tcW w:w="1800" w:type="dxa"/>
          </w:tcPr>
          <w:p w14:paraId="389AFE0C" w14:textId="77777777" w:rsid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Tref_1</w:t>
            </w:r>
          </w:p>
        </w:tc>
      </w:tr>
      <w:tr w:rsidR="00315263" w14:paraId="389AFE11" w14:textId="77777777" w:rsidTr="00315263">
        <w:tc>
          <w:tcPr>
            <w:cnfStyle w:val="001000000000" w:firstRow="0" w:lastRow="0" w:firstColumn="1" w:lastColumn="0" w:oddVBand="0" w:evenVBand="0" w:oddHBand="0" w:evenHBand="0" w:firstRowFirstColumn="0" w:firstRowLastColumn="0" w:lastRowFirstColumn="0" w:lastRowLastColumn="0"/>
            <w:tcW w:w="1800" w:type="dxa"/>
          </w:tcPr>
          <w:p w14:paraId="389AFE0E" w14:textId="77777777" w:rsidR="00315263" w:rsidRPr="00315263" w:rsidRDefault="00315263" w:rsidP="00315263">
            <w:pPr>
              <w:jc w:val="center"/>
              <w:rPr>
                <w:b w:val="0"/>
              </w:rPr>
            </w:pPr>
            <w:r>
              <w:rPr>
                <w:b w:val="0"/>
              </w:rPr>
              <w:t>33</w:t>
            </w:r>
          </w:p>
        </w:tc>
        <w:tc>
          <w:tcPr>
            <w:tcW w:w="1800" w:type="dxa"/>
          </w:tcPr>
          <w:p w14:paraId="389AFE0F" w14:textId="77777777" w:rsidR="00315263" w:rsidRP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5</w:t>
            </w:r>
            <w:ins w:id="28" w:author="walterc" w:date="2018-02-27T08:08:00Z">
              <w:r w:rsidR="00146AB7">
                <w:t>5</w:t>
              </w:r>
            </w:ins>
            <w:del w:id="29" w:author="walterc" w:date="2018-02-27T08:08:00Z">
              <w:r w:rsidDel="00146AB7">
                <w:delText>4</w:delText>
              </w:r>
            </w:del>
          </w:p>
        </w:tc>
        <w:tc>
          <w:tcPr>
            <w:tcW w:w="1800" w:type="dxa"/>
          </w:tcPr>
          <w:p w14:paraId="389AFE10" w14:textId="77777777" w:rsid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Tref_2</w:t>
            </w:r>
          </w:p>
        </w:tc>
      </w:tr>
      <w:tr w:rsidR="00315263" w14:paraId="389AFE15" w14:textId="77777777" w:rsidTr="00315263">
        <w:tc>
          <w:tcPr>
            <w:cnfStyle w:val="001000000000" w:firstRow="0" w:lastRow="0" w:firstColumn="1" w:lastColumn="0" w:oddVBand="0" w:evenVBand="0" w:oddHBand="0" w:evenHBand="0" w:firstRowFirstColumn="0" w:firstRowLastColumn="0" w:lastRowFirstColumn="0" w:lastRowLastColumn="0"/>
            <w:tcW w:w="1800" w:type="dxa"/>
          </w:tcPr>
          <w:p w14:paraId="389AFE12" w14:textId="77777777" w:rsidR="00315263" w:rsidRPr="00315263" w:rsidRDefault="00315263" w:rsidP="00315263">
            <w:pPr>
              <w:jc w:val="center"/>
              <w:rPr>
                <w:b w:val="0"/>
              </w:rPr>
            </w:pPr>
            <w:r>
              <w:rPr>
                <w:b w:val="0"/>
              </w:rPr>
              <w:t>716</w:t>
            </w:r>
          </w:p>
        </w:tc>
        <w:tc>
          <w:tcPr>
            <w:tcW w:w="1800" w:type="dxa"/>
          </w:tcPr>
          <w:p w14:paraId="389AFE13" w14:textId="77777777" w:rsidR="00315263" w:rsidRP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724</w:t>
            </w:r>
          </w:p>
        </w:tc>
        <w:tc>
          <w:tcPr>
            <w:tcW w:w="1800" w:type="dxa"/>
          </w:tcPr>
          <w:p w14:paraId="389AFE14" w14:textId="77777777" w:rsid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Tref_3</w:t>
            </w:r>
          </w:p>
        </w:tc>
      </w:tr>
      <w:tr w:rsidR="00315263" w14:paraId="389AFE19" w14:textId="77777777" w:rsidTr="00315263">
        <w:tc>
          <w:tcPr>
            <w:cnfStyle w:val="001000000000" w:firstRow="0" w:lastRow="0" w:firstColumn="1" w:lastColumn="0" w:oddVBand="0" w:evenVBand="0" w:oddHBand="0" w:evenHBand="0" w:firstRowFirstColumn="0" w:firstRowLastColumn="0" w:lastRowFirstColumn="0" w:lastRowLastColumn="0"/>
            <w:tcW w:w="1800" w:type="dxa"/>
          </w:tcPr>
          <w:p w14:paraId="389AFE16" w14:textId="77777777" w:rsidR="00315263" w:rsidRPr="00315263" w:rsidRDefault="00315263" w:rsidP="00315263">
            <w:pPr>
              <w:jc w:val="center"/>
              <w:rPr>
                <w:b w:val="0"/>
              </w:rPr>
            </w:pPr>
            <w:r>
              <w:rPr>
                <w:b w:val="0"/>
              </w:rPr>
              <w:t>732</w:t>
            </w:r>
          </w:p>
        </w:tc>
        <w:tc>
          <w:tcPr>
            <w:tcW w:w="1800" w:type="dxa"/>
          </w:tcPr>
          <w:p w14:paraId="389AFE17" w14:textId="77777777" w:rsidR="00315263" w:rsidRP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740</w:t>
            </w:r>
          </w:p>
        </w:tc>
        <w:tc>
          <w:tcPr>
            <w:tcW w:w="1800" w:type="dxa"/>
          </w:tcPr>
          <w:p w14:paraId="389AFE18" w14:textId="77777777" w:rsid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Tref_3</w:t>
            </w:r>
          </w:p>
        </w:tc>
      </w:tr>
      <w:tr w:rsidR="00315263" w14:paraId="389AFE1D" w14:textId="77777777" w:rsidTr="00315263">
        <w:trPr>
          <w:trHeight w:val="89"/>
        </w:trPr>
        <w:tc>
          <w:tcPr>
            <w:cnfStyle w:val="001000000000" w:firstRow="0" w:lastRow="0" w:firstColumn="1" w:lastColumn="0" w:oddVBand="0" w:evenVBand="0" w:oddHBand="0" w:evenHBand="0" w:firstRowFirstColumn="0" w:firstRowLastColumn="0" w:lastRowFirstColumn="0" w:lastRowLastColumn="0"/>
            <w:tcW w:w="1800" w:type="dxa"/>
          </w:tcPr>
          <w:p w14:paraId="389AFE1A" w14:textId="77777777" w:rsidR="00315263" w:rsidRPr="00315263" w:rsidRDefault="00315263" w:rsidP="00315263">
            <w:pPr>
              <w:jc w:val="center"/>
              <w:rPr>
                <w:b w:val="0"/>
              </w:rPr>
            </w:pPr>
            <w:r>
              <w:rPr>
                <w:b w:val="0"/>
              </w:rPr>
              <w:t>140</w:t>
            </w:r>
            <w:ins w:id="30" w:author="walterc" w:date="2018-02-27T08:15:00Z">
              <w:r w:rsidR="00146AB7">
                <w:rPr>
                  <w:b w:val="0"/>
                </w:rPr>
                <w:t>2</w:t>
              </w:r>
            </w:ins>
            <w:del w:id="31" w:author="walterc" w:date="2018-02-27T08:15:00Z">
              <w:r w:rsidDel="00146AB7">
                <w:rPr>
                  <w:b w:val="0"/>
                </w:rPr>
                <w:delText>3</w:delText>
              </w:r>
            </w:del>
          </w:p>
        </w:tc>
        <w:tc>
          <w:tcPr>
            <w:tcW w:w="1800" w:type="dxa"/>
          </w:tcPr>
          <w:p w14:paraId="389AFE1B" w14:textId="77777777" w:rsidR="00315263" w:rsidRP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142</w:t>
            </w:r>
            <w:ins w:id="32" w:author="walterc" w:date="2018-02-27T08:15:00Z">
              <w:r w:rsidR="00146AB7">
                <w:t>4</w:t>
              </w:r>
            </w:ins>
            <w:del w:id="33" w:author="walterc" w:date="2018-02-27T08:15:00Z">
              <w:r w:rsidDel="00146AB7">
                <w:delText>3</w:delText>
              </w:r>
            </w:del>
          </w:p>
        </w:tc>
        <w:tc>
          <w:tcPr>
            <w:tcW w:w="1800" w:type="dxa"/>
          </w:tcPr>
          <w:p w14:paraId="389AFE1C" w14:textId="77777777" w:rsid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Tref_2</w:t>
            </w:r>
          </w:p>
        </w:tc>
      </w:tr>
      <w:tr w:rsidR="00315263" w14:paraId="389AFE21" w14:textId="77777777" w:rsidTr="00315263">
        <w:tc>
          <w:tcPr>
            <w:cnfStyle w:val="001000000000" w:firstRow="0" w:lastRow="0" w:firstColumn="1" w:lastColumn="0" w:oddVBand="0" w:evenVBand="0" w:oddHBand="0" w:evenHBand="0" w:firstRowFirstColumn="0" w:firstRowLastColumn="0" w:lastRowFirstColumn="0" w:lastRowLastColumn="0"/>
            <w:tcW w:w="1800" w:type="dxa"/>
          </w:tcPr>
          <w:p w14:paraId="389AFE1E" w14:textId="77777777" w:rsidR="00315263" w:rsidRPr="00315263" w:rsidRDefault="00315263" w:rsidP="00315263">
            <w:pPr>
              <w:jc w:val="center"/>
              <w:rPr>
                <w:b w:val="0"/>
              </w:rPr>
            </w:pPr>
            <w:r>
              <w:rPr>
                <w:b w:val="0"/>
              </w:rPr>
              <w:t>143</w:t>
            </w:r>
            <w:ins w:id="34" w:author="walterc" w:date="2018-02-27T08:15:00Z">
              <w:r w:rsidR="00146AB7">
                <w:rPr>
                  <w:b w:val="0"/>
                </w:rPr>
                <w:t>0</w:t>
              </w:r>
            </w:ins>
            <w:del w:id="35" w:author="walterc" w:date="2018-02-27T08:15:00Z">
              <w:r w:rsidDel="00146AB7">
                <w:rPr>
                  <w:b w:val="0"/>
                </w:rPr>
                <w:delText>1</w:delText>
              </w:r>
            </w:del>
          </w:p>
        </w:tc>
        <w:tc>
          <w:tcPr>
            <w:tcW w:w="1800" w:type="dxa"/>
          </w:tcPr>
          <w:p w14:paraId="389AFE1F" w14:textId="77777777" w:rsidR="00315263" w:rsidRP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144</w:t>
            </w:r>
            <w:ins w:id="36" w:author="walterc" w:date="2018-02-27T08:15:00Z">
              <w:r w:rsidR="00146AB7">
                <w:t>4</w:t>
              </w:r>
            </w:ins>
            <w:del w:id="37" w:author="walterc" w:date="2018-02-27T08:15:00Z">
              <w:r w:rsidDel="00146AB7">
                <w:delText>5</w:delText>
              </w:r>
            </w:del>
          </w:p>
        </w:tc>
        <w:tc>
          <w:tcPr>
            <w:tcW w:w="1800" w:type="dxa"/>
          </w:tcPr>
          <w:p w14:paraId="389AFE20" w14:textId="77777777" w:rsidR="00315263" w:rsidRDefault="00315263" w:rsidP="00315263">
            <w:pPr>
              <w:jc w:val="center"/>
              <w:cnfStyle w:val="000000000000" w:firstRow="0" w:lastRow="0" w:firstColumn="0" w:lastColumn="0" w:oddVBand="0" w:evenVBand="0" w:oddHBand="0" w:evenHBand="0" w:firstRowFirstColumn="0" w:firstRowLastColumn="0" w:lastRowFirstColumn="0" w:lastRowLastColumn="0"/>
            </w:pPr>
            <w:r>
              <w:t>Tref_1</w:t>
            </w:r>
          </w:p>
        </w:tc>
      </w:tr>
    </w:tbl>
    <w:p w14:paraId="389AFE22" w14:textId="77777777" w:rsidR="00315263" w:rsidRDefault="00315263" w:rsidP="00315263">
      <w:pPr>
        <w:ind w:left="720"/>
      </w:pPr>
    </w:p>
    <w:p w14:paraId="389AFE23" w14:textId="77777777" w:rsidR="00E81223" w:rsidRPr="00E81223" w:rsidRDefault="00F22D9C" w:rsidP="00E81223">
      <w:pPr>
        <w:pStyle w:val="ListParagraph"/>
        <w:numPr>
          <w:ilvl w:val="0"/>
          <w:numId w:val="17"/>
        </w:numPr>
        <w:rPr>
          <w:b/>
        </w:rPr>
      </w:pPr>
      <w:r>
        <w:rPr>
          <w:b/>
        </w:rPr>
        <w:t>Identify</w:t>
      </w:r>
      <w:r w:rsidR="00E81223" w:rsidRPr="00E81223">
        <w:rPr>
          <w:b/>
        </w:rPr>
        <w:t xml:space="preserve"> Splice (Step Loss) Location</w:t>
      </w:r>
      <w:r w:rsidR="00E81223">
        <w:rPr>
          <w:b/>
        </w:rPr>
        <w:t xml:space="preserve"> (ONLY FOR STEP LOSS CONFIGURATION)</w:t>
      </w:r>
    </w:p>
    <w:p w14:paraId="389AFE24" w14:textId="77777777" w:rsidR="00E81223" w:rsidRDefault="00622352" w:rsidP="00C7245D">
      <w:pPr>
        <w:pStyle w:val="ListParagraph"/>
      </w:pPr>
      <w:r>
        <w:t>When calibrating a data set with a splice in the optical fiber there will be a step loss in the observed backscatter signal</w:t>
      </w:r>
      <w:r w:rsidR="004058C2">
        <w:t xml:space="preserve"> after the splice</w:t>
      </w:r>
      <w:r>
        <w:t xml:space="preserve">. </w:t>
      </w:r>
      <w:proofErr w:type="gramStart"/>
      <w:r>
        <w:t>In order to</w:t>
      </w:r>
      <w:proofErr w:type="gramEnd"/>
      <w:r>
        <w:t xml:space="preserve"> calibrate the data </w:t>
      </w:r>
      <w:proofErr w:type="gramStart"/>
      <w:r>
        <w:t>set</w:t>
      </w:r>
      <w:proofErr w:type="gramEnd"/>
      <w:r>
        <w:t xml:space="preserve"> it is important to </w:t>
      </w:r>
      <w:r w:rsidR="004058C2">
        <w:t>identify</w:t>
      </w:r>
      <w:r>
        <w:t xml:space="preserve"> the location of the splice so that a correct can be applied to raw data to </w:t>
      </w:r>
      <w:r w:rsidR="00E81223">
        <w:t xml:space="preserve">account for the loss in signal </w:t>
      </w:r>
      <w:r w:rsidR="004058C2">
        <w:t xml:space="preserve">caused by </w:t>
      </w:r>
      <w:r>
        <w:t xml:space="preserve">the splice.  In most cases the splice can be easily </w:t>
      </w:r>
      <w:r w:rsidR="004058C2">
        <w:t>identified</w:t>
      </w:r>
      <w:r>
        <w:t xml:space="preserve"> by locating the p</w:t>
      </w:r>
      <w:r w:rsidR="00E81223">
        <w:t xml:space="preserve">oint of </w:t>
      </w:r>
      <w:r w:rsidR="004058C2">
        <w:t>symmetry</w:t>
      </w:r>
      <w:r w:rsidR="00E81223">
        <w:t xml:space="preserve"> in the data.</w:t>
      </w:r>
    </w:p>
    <w:p w14:paraId="389AFE25" w14:textId="77777777" w:rsidR="00E81223" w:rsidRDefault="00E81223" w:rsidP="00C7245D">
      <w:pPr>
        <w:pStyle w:val="ListParagraph"/>
      </w:pPr>
    </w:p>
    <w:p w14:paraId="389AFE26" w14:textId="77777777" w:rsidR="00622352" w:rsidRDefault="00E81223" w:rsidP="00C7245D">
      <w:pPr>
        <w:pStyle w:val="ListParagraph"/>
      </w:pPr>
      <w:r>
        <w:t>Be</w:t>
      </w:r>
      <w:r w:rsidR="00622352">
        <w:t xml:space="preserve">low you can see the ambient </w:t>
      </w:r>
      <w:r w:rsidR="004058C2">
        <w:t>temperature</w:t>
      </w:r>
      <w:r w:rsidR="00622352">
        <w:t xml:space="preserve"> bath located before and after the splice from ~715-725 and ~731-741. Zooming in more on the splice we can more </w:t>
      </w:r>
      <w:r w:rsidR="004058C2">
        <w:t>accurately</w:t>
      </w:r>
      <w:r w:rsidR="00622352">
        <w:t xml:space="preserve"> </w:t>
      </w:r>
      <w:r w:rsidR="00F22D9C">
        <w:t>identify</w:t>
      </w:r>
      <w:r w:rsidR="00622352">
        <w:t xml:space="preserve"> </w:t>
      </w:r>
      <w:r w:rsidR="004058C2">
        <w:t>the location</w:t>
      </w:r>
      <w:r w:rsidR="00622352">
        <w:t xml:space="preserve"> of the splice by </w:t>
      </w:r>
      <w:r w:rsidR="004058C2">
        <w:t>symmetry</w:t>
      </w:r>
      <w:r w:rsidR="00622352">
        <w:t xml:space="preserve"> at 728.</w:t>
      </w:r>
    </w:p>
    <w:p w14:paraId="389AFE27" w14:textId="77777777" w:rsidR="00622352" w:rsidRDefault="00622352" w:rsidP="00C7245D">
      <w:pPr>
        <w:pStyle w:val="ListParagraph"/>
      </w:pPr>
    </w:p>
    <w:p w14:paraId="389AFE28" w14:textId="77777777" w:rsidR="002E0FC1" w:rsidRDefault="002E0FC1" w:rsidP="002E0FC1">
      <w:pPr>
        <w:pStyle w:val="ListParagraph"/>
        <w:ind w:left="0"/>
        <w:rPr>
          <w:noProof/>
        </w:rPr>
      </w:pPr>
    </w:p>
    <w:p w14:paraId="389AFE29" w14:textId="77777777" w:rsidR="00CB6FF0" w:rsidRDefault="002E0FC1" w:rsidP="002E0FC1">
      <w:pPr>
        <w:pStyle w:val="ListParagraph"/>
        <w:ind w:left="0"/>
        <w:rPr>
          <w:noProof/>
        </w:rPr>
      </w:pPr>
      <w:r w:rsidRPr="002E0FC1">
        <w:rPr>
          <w:noProof/>
        </w:rPr>
        <w:drawing>
          <wp:inline distT="0" distB="0" distL="0" distR="0" wp14:anchorId="389AFE99" wp14:editId="389AFE9A">
            <wp:extent cx="5720080" cy="32429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a:extLst>
                        <a:ext uri="{28A0092B-C50C-407E-A947-70E740481C1C}">
                          <a14:useLocalDpi xmlns:a14="http://schemas.microsoft.com/office/drawing/2010/main" val="0"/>
                        </a:ext>
                      </a:extLst>
                    </a:blip>
                    <a:srcRect b="50965"/>
                    <a:stretch/>
                  </pic:blipFill>
                  <pic:spPr bwMode="auto">
                    <a:xfrm>
                      <a:off x="0" y="0"/>
                      <a:ext cx="5720080" cy="3242930"/>
                    </a:xfrm>
                    <a:prstGeom prst="rect">
                      <a:avLst/>
                    </a:prstGeom>
                    <a:noFill/>
                    <a:ln>
                      <a:noFill/>
                    </a:ln>
                    <a:extLst>
                      <a:ext uri="{53640926-AAD7-44D8-BBD7-CCE9431645EC}">
                        <a14:shadowObscured xmlns:a14="http://schemas.microsoft.com/office/drawing/2010/main"/>
                      </a:ext>
                    </a:extLst>
                  </pic:spPr>
                </pic:pic>
              </a:graphicData>
            </a:graphic>
          </wp:inline>
        </w:drawing>
      </w:r>
    </w:p>
    <w:p w14:paraId="389AFE2A" w14:textId="77777777" w:rsidR="002E0FC1" w:rsidRDefault="002E0FC1" w:rsidP="002E0FC1">
      <w:pPr>
        <w:pStyle w:val="ListParagraph"/>
        <w:ind w:left="0"/>
        <w:rPr>
          <w:noProof/>
        </w:rPr>
      </w:pPr>
    </w:p>
    <w:p w14:paraId="389AFE2B" w14:textId="77777777" w:rsidR="00CB6FF0" w:rsidRDefault="002E0FC1" w:rsidP="002E0FC1">
      <w:pPr>
        <w:pStyle w:val="ListParagraph"/>
        <w:ind w:left="0"/>
        <w:rPr>
          <w:noProof/>
        </w:rPr>
      </w:pPr>
      <w:r w:rsidRPr="002E0FC1">
        <w:rPr>
          <w:noProof/>
        </w:rPr>
        <w:lastRenderedPageBreak/>
        <w:drawing>
          <wp:inline distT="0" distB="0" distL="0" distR="0" wp14:anchorId="389AFE9B" wp14:editId="389AFE9C">
            <wp:extent cx="5720080" cy="321103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a:extLst>
                        <a:ext uri="{28A0092B-C50C-407E-A947-70E740481C1C}">
                          <a14:useLocalDpi xmlns:a14="http://schemas.microsoft.com/office/drawing/2010/main" val="0"/>
                        </a:ext>
                      </a:extLst>
                    </a:blip>
                    <a:srcRect b="51447"/>
                    <a:stretch/>
                  </pic:blipFill>
                  <pic:spPr bwMode="auto">
                    <a:xfrm>
                      <a:off x="0" y="0"/>
                      <a:ext cx="5720080" cy="3211033"/>
                    </a:xfrm>
                    <a:prstGeom prst="rect">
                      <a:avLst/>
                    </a:prstGeom>
                    <a:noFill/>
                    <a:ln>
                      <a:noFill/>
                    </a:ln>
                    <a:extLst>
                      <a:ext uri="{53640926-AAD7-44D8-BBD7-CCE9431645EC}">
                        <a14:shadowObscured xmlns:a14="http://schemas.microsoft.com/office/drawing/2010/main"/>
                      </a:ext>
                    </a:extLst>
                  </pic:spPr>
                </pic:pic>
              </a:graphicData>
            </a:graphic>
          </wp:inline>
        </w:drawing>
      </w:r>
    </w:p>
    <w:p w14:paraId="389AFE2C" w14:textId="77777777" w:rsidR="00C7245D" w:rsidRDefault="00C7245D" w:rsidP="00C7245D">
      <w:pPr>
        <w:pStyle w:val="ListParagraph"/>
        <w:rPr>
          <w:noProof/>
        </w:rPr>
      </w:pPr>
    </w:p>
    <w:p w14:paraId="389AFE2D" w14:textId="77777777" w:rsidR="004058C2" w:rsidRDefault="004058C2" w:rsidP="004058C2">
      <w:pPr>
        <w:pStyle w:val="ListParagraph"/>
      </w:pPr>
      <w:proofErr w:type="gramStart"/>
      <w:r>
        <w:t>In order to</w:t>
      </w:r>
      <w:proofErr w:type="gramEnd"/>
      <w:r>
        <w:t xml:space="preserve"> correct for the step loss a point of identical temperature at equal distances before and after the splice must be identified. Since temperature is a function of the backscatter signal by identifying a point before and after the spice that </w:t>
      </w:r>
      <w:proofErr w:type="gramStart"/>
      <w:r>
        <w:t>have</w:t>
      </w:r>
      <w:proofErr w:type="gramEnd"/>
      <w:r>
        <w:t xml:space="preserve"> the same temperature it is possible to determine a correction for the step loss. In this data set an ambient reference bath is before the splice along the deployment and therefore can be seen just before and after the spice in the fiber trace data. However, an observation in the stream near the stream would also </w:t>
      </w:r>
      <w:proofErr w:type="gramStart"/>
      <w:r>
        <w:t>worked</w:t>
      </w:r>
      <w:proofErr w:type="gramEnd"/>
      <w:r>
        <w:t xml:space="preserve"> had the reference bath not been included.  </w:t>
      </w:r>
    </w:p>
    <w:p w14:paraId="389AFE2E" w14:textId="77777777" w:rsidR="004058C2" w:rsidRDefault="004058C2" w:rsidP="004058C2">
      <w:pPr>
        <w:pStyle w:val="ListParagraph"/>
      </w:pPr>
    </w:p>
    <w:p w14:paraId="389AFE2F" w14:textId="77777777" w:rsidR="00C7245D" w:rsidRDefault="00C7245D" w:rsidP="004058C2">
      <w:pPr>
        <w:pStyle w:val="ListParagraph"/>
      </w:pPr>
      <w:r>
        <w:t xml:space="preserve">It is </w:t>
      </w:r>
      <w:r w:rsidR="004058C2">
        <w:t xml:space="preserve">very </w:t>
      </w:r>
      <w:r>
        <w:t>important to be as accurate as possible when identify bath locations and splices. Not properly identifying the locations and including the fringes of baths will directly affect the quality of the calibration.</w:t>
      </w:r>
    </w:p>
    <w:p w14:paraId="389AFE30" w14:textId="77777777" w:rsidR="004058C2" w:rsidRDefault="004058C2" w:rsidP="004058C2">
      <w:pPr>
        <w:pStyle w:val="ListParagraph"/>
      </w:pPr>
    </w:p>
    <w:p w14:paraId="389AFE31" w14:textId="77777777" w:rsidR="004058C2" w:rsidRDefault="004058C2" w:rsidP="004058C2">
      <w:pPr>
        <w:pStyle w:val="ListParagraph"/>
      </w:pPr>
      <w:r>
        <w:t>Sample screen shots of calibrating the sample data set using both configurations:</w:t>
      </w:r>
    </w:p>
    <w:p w14:paraId="389AFE32" w14:textId="77777777" w:rsidR="004058C2" w:rsidRDefault="004058C2" w:rsidP="004058C2">
      <w:pPr>
        <w:pStyle w:val="ListParagraph"/>
      </w:pPr>
    </w:p>
    <w:p w14:paraId="389AFE33" w14:textId="77777777" w:rsidR="004058C2" w:rsidRDefault="002E0FC1" w:rsidP="004058C2">
      <w:pPr>
        <w:pStyle w:val="ListParagraph"/>
        <w:ind w:left="0"/>
      </w:pPr>
      <w:r>
        <w:rPr>
          <w:noProof/>
        </w:rPr>
        <w:lastRenderedPageBreak/>
        <w:drawing>
          <wp:inline distT="0" distB="0" distL="0" distR="0" wp14:anchorId="389AFE9D" wp14:editId="389AFE9E">
            <wp:extent cx="4410075" cy="6623113"/>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64" t="491" r="2721" b="1497"/>
                    <a:stretch/>
                  </pic:blipFill>
                  <pic:spPr bwMode="auto">
                    <a:xfrm>
                      <a:off x="0" y="0"/>
                      <a:ext cx="4452414" cy="668669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1B4F86">
        <w:rPr>
          <w:noProof/>
        </w:rPr>
        <w:lastRenderedPageBreak/>
        <w:drawing>
          <wp:inline distT="0" distB="0" distL="0" distR="0" wp14:anchorId="389AFE9F" wp14:editId="389AFEA0">
            <wp:extent cx="4383176" cy="66484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65" t="362" r="1080" b="632"/>
                    <a:stretch/>
                  </pic:blipFill>
                  <pic:spPr bwMode="auto">
                    <a:xfrm>
                      <a:off x="0" y="0"/>
                      <a:ext cx="4448116" cy="6746952"/>
                    </a:xfrm>
                    <a:prstGeom prst="rect">
                      <a:avLst/>
                    </a:prstGeom>
                    <a:ln>
                      <a:noFill/>
                    </a:ln>
                    <a:extLst>
                      <a:ext uri="{53640926-AAD7-44D8-BBD7-CCE9431645EC}">
                        <a14:shadowObscured xmlns:a14="http://schemas.microsoft.com/office/drawing/2010/main"/>
                      </a:ext>
                    </a:extLst>
                  </pic:spPr>
                </pic:pic>
              </a:graphicData>
            </a:graphic>
          </wp:inline>
        </w:drawing>
      </w:r>
      <w:r w:rsidR="001B4F86">
        <w:rPr>
          <w:noProof/>
        </w:rPr>
        <w:t xml:space="preserve"> </w:t>
      </w:r>
      <w:r>
        <w:rPr>
          <w:noProof/>
        </w:rPr>
        <w:t xml:space="preserve"> </w:t>
      </w:r>
    </w:p>
    <w:p w14:paraId="389AFE34" w14:textId="77777777" w:rsidR="001B4F86" w:rsidRDefault="001B4F86" w:rsidP="00C7245D">
      <w:pPr>
        <w:pStyle w:val="ListParagraph"/>
        <w:rPr>
          <w:noProof/>
        </w:rPr>
      </w:pPr>
      <w:r>
        <w:rPr>
          <w:noProof/>
        </w:rPr>
        <w:br w:type="page"/>
      </w:r>
    </w:p>
    <w:p w14:paraId="389AFE35" w14:textId="77777777" w:rsidR="00C7245D" w:rsidRPr="004058C2" w:rsidRDefault="00C7245D" w:rsidP="00E81223">
      <w:pPr>
        <w:pStyle w:val="ListParagraph"/>
        <w:numPr>
          <w:ilvl w:val="0"/>
          <w:numId w:val="17"/>
        </w:numPr>
      </w:pPr>
      <w:r>
        <w:rPr>
          <w:b/>
        </w:rPr>
        <w:lastRenderedPageBreak/>
        <w:t>Calibrate</w:t>
      </w:r>
    </w:p>
    <w:p w14:paraId="389AFE36" w14:textId="77777777" w:rsidR="001B4F86" w:rsidRDefault="007950B1" w:rsidP="001B4F86">
      <w:pPr>
        <w:pStyle w:val="ListParagraph"/>
      </w:pPr>
      <w:r>
        <w:t xml:space="preserve">Once all the data fields have been completed the data set can be </w:t>
      </w:r>
      <w:r w:rsidR="001B4F86">
        <w:t>calibrated</w:t>
      </w:r>
      <w:r>
        <w:t xml:space="preserve">. Calibrating the data set will generate </w:t>
      </w:r>
      <w:proofErr w:type="gramStart"/>
      <w:r>
        <w:t xml:space="preserve">a </w:t>
      </w:r>
      <w:r w:rsidR="001B4F86">
        <w:t xml:space="preserve">two </w:t>
      </w:r>
      <w:r>
        <w:t>new window</w:t>
      </w:r>
      <w:r w:rsidR="001B4F86">
        <w:t>s</w:t>
      </w:r>
      <w:proofErr w:type="gramEnd"/>
      <w:r w:rsidR="001B4F86">
        <w:t>.</w:t>
      </w:r>
    </w:p>
    <w:p w14:paraId="389AFE37" w14:textId="77777777" w:rsidR="001B4F86" w:rsidRDefault="001B4F86" w:rsidP="001B4F86">
      <w:pPr>
        <w:pStyle w:val="ListParagraph"/>
      </w:pPr>
      <w:r>
        <w:t>The first will be a summary of the calibration:</w:t>
      </w:r>
    </w:p>
    <w:p w14:paraId="389AFE38" w14:textId="77777777" w:rsidR="001B4F86" w:rsidRDefault="001B4F86" w:rsidP="001B4F86">
      <w:pPr>
        <w:pStyle w:val="ListParagraph"/>
        <w:rPr>
          <w:noProof/>
        </w:rPr>
      </w:pPr>
    </w:p>
    <w:p w14:paraId="389AFE39" w14:textId="77777777" w:rsidR="001B4F86" w:rsidRDefault="001B4F86" w:rsidP="001B4F86">
      <w:pPr>
        <w:pStyle w:val="ListParagraph"/>
        <w:rPr>
          <w:noProof/>
        </w:rPr>
      </w:pPr>
      <w:r>
        <w:rPr>
          <w:noProof/>
        </w:rPr>
        <w:drawing>
          <wp:inline distT="0" distB="0" distL="0" distR="0" wp14:anchorId="389AFEA1" wp14:editId="389AFEA2">
            <wp:extent cx="1962150" cy="18288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62150" cy="1828800"/>
                    </a:xfrm>
                    <a:prstGeom prst="rect">
                      <a:avLst/>
                    </a:prstGeom>
                  </pic:spPr>
                </pic:pic>
              </a:graphicData>
            </a:graphic>
          </wp:inline>
        </w:drawing>
      </w:r>
    </w:p>
    <w:p w14:paraId="389AFE3A" w14:textId="77777777" w:rsidR="00146AB7" w:rsidRDefault="00146AB7" w:rsidP="001B4F86">
      <w:pPr>
        <w:pStyle w:val="ListParagraph"/>
        <w:rPr>
          <w:ins w:id="38" w:author="walterc" w:date="2018-02-27T08:10:00Z"/>
          <w:noProof/>
        </w:rPr>
      </w:pPr>
      <w:r>
        <w:rPr>
          <w:noProof/>
        </w:rPr>
        <w:drawing>
          <wp:inline distT="0" distB="0" distL="0" distR="0" wp14:anchorId="389AFEA3" wp14:editId="389AFEA4">
            <wp:extent cx="5381625" cy="15906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81625" cy="1590675"/>
                    </a:xfrm>
                    <a:prstGeom prst="rect">
                      <a:avLst/>
                    </a:prstGeom>
                  </pic:spPr>
                </pic:pic>
              </a:graphicData>
            </a:graphic>
          </wp:inline>
        </w:drawing>
      </w:r>
    </w:p>
    <w:p w14:paraId="389AFE3B" w14:textId="77777777" w:rsidR="00146AB7" w:rsidRDefault="00146AB7" w:rsidP="001B4F86">
      <w:pPr>
        <w:pStyle w:val="ListParagraph"/>
        <w:rPr>
          <w:ins w:id="39" w:author="walterc" w:date="2018-02-27T08:10:00Z"/>
          <w:noProof/>
        </w:rPr>
      </w:pPr>
    </w:p>
    <w:p w14:paraId="389AFE3C" w14:textId="77777777" w:rsidR="00146AB7" w:rsidRDefault="00146AB7" w:rsidP="001B4F86">
      <w:pPr>
        <w:pStyle w:val="ListParagraph"/>
        <w:rPr>
          <w:ins w:id="40" w:author="walterc" w:date="2018-02-27T08:18:00Z"/>
          <w:noProof/>
        </w:rPr>
      </w:pPr>
      <w:ins w:id="41" w:author="walterc" w:date="2018-02-27T08:10:00Z">
        <w:r>
          <w:rPr>
            <w:noProof/>
          </w:rPr>
          <w:drawing>
            <wp:inline distT="0" distB="0" distL="0" distR="0" wp14:anchorId="389AFEA5" wp14:editId="389AFEA6">
              <wp:extent cx="5362575" cy="15621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62575" cy="1562100"/>
                      </a:xfrm>
                      <a:prstGeom prst="rect">
                        <a:avLst/>
                      </a:prstGeom>
                    </pic:spPr>
                  </pic:pic>
                </a:graphicData>
              </a:graphic>
            </wp:inline>
          </w:drawing>
        </w:r>
      </w:ins>
    </w:p>
    <w:p w14:paraId="389AFE3D" w14:textId="77777777" w:rsidR="00FC4073" w:rsidRDefault="00FC4073" w:rsidP="001B4F86">
      <w:pPr>
        <w:pStyle w:val="ListParagraph"/>
        <w:rPr>
          <w:ins w:id="42" w:author="walterc" w:date="2018-02-27T08:18:00Z"/>
          <w:noProof/>
        </w:rPr>
      </w:pPr>
    </w:p>
    <w:p w14:paraId="389AFE3E" w14:textId="77777777" w:rsidR="00FC4073" w:rsidRDefault="00FC4073" w:rsidP="001B4F86">
      <w:pPr>
        <w:pStyle w:val="ListParagraph"/>
        <w:rPr>
          <w:noProof/>
        </w:rPr>
      </w:pPr>
      <w:ins w:id="43" w:author="walterc" w:date="2018-02-27T08:18:00Z">
        <w:r>
          <w:rPr>
            <w:noProof/>
          </w:rPr>
          <w:drawing>
            <wp:inline distT="0" distB="0" distL="0" distR="0" wp14:anchorId="389AFEA7" wp14:editId="389AFEA8">
              <wp:extent cx="5410200" cy="1581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10200" cy="1581150"/>
                      </a:xfrm>
                      <a:prstGeom prst="rect">
                        <a:avLst/>
                      </a:prstGeom>
                    </pic:spPr>
                  </pic:pic>
                </a:graphicData>
              </a:graphic>
            </wp:inline>
          </w:drawing>
        </w:r>
      </w:ins>
    </w:p>
    <w:p w14:paraId="389AFE3F" w14:textId="77777777" w:rsidR="001B4F86" w:rsidRDefault="001B4F86" w:rsidP="001B4F86">
      <w:pPr>
        <w:pStyle w:val="ListParagraph"/>
      </w:pPr>
      <w:r>
        <w:t>The second will be a plotted summary of the calibration results:</w:t>
      </w:r>
    </w:p>
    <w:p w14:paraId="389AFE40" w14:textId="77777777" w:rsidR="001B4F86" w:rsidRDefault="001064B4" w:rsidP="001B4F86">
      <w:pPr>
        <w:pStyle w:val="ListParagraph"/>
        <w:ind w:left="0"/>
        <w:rPr>
          <w:noProof/>
        </w:rPr>
      </w:pPr>
      <w:r>
        <w:rPr>
          <w:noProof/>
        </w:rPr>
        <w:lastRenderedPageBreak/>
        <w:drawing>
          <wp:inline distT="0" distB="0" distL="0" distR="0" wp14:anchorId="389AFEA9" wp14:editId="389AFEAA">
            <wp:extent cx="2932981" cy="3693488"/>
            <wp:effectExtent l="0" t="0" r="127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47298" cy="3711517"/>
                    </a:xfrm>
                    <a:prstGeom prst="rect">
                      <a:avLst/>
                    </a:prstGeom>
                  </pic:spPr>
                </pic:pic>
              </a:graphicData>
            </a:graphic>
          </wp:inline>
        </w:drawing>
      </w:r>
      <w:r w:rsidR="005537E8">
        <w:rPr>
          <w:noProof/>
        </w:rPr>
        <w:drawing>
          <wp:inline distT="0" distB="0" distL="0" distR="0" wp14:anchorId="389AFEAB" wp14:editId="389AFEAC">
            <wp:extent cx="2924355" cy="3697621"/>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40452" cy="3717974"/>
                    </a:xfrm>
                    <a:prstGeom prst="rect">
                      <a:avLst/>
                    </a:prstGeom>
                  </pic:spPr>
                </pic:pic>
              </a:graphicData>
            </a:graphic>
          </wp:inline>
        </w:drawing>
      </w:r>
    </w:p>
    <w:p w14:paraId="389AFE41" w14:textId="77777777" w:rsidR="001B4F86" w:rsidRDefault="001B4F86" w:rsidP="001B4F86">
      <w:pPr>
        <w:pStyle w:val="ListParagraph"/>
      </w:pPr>
      <w:r>
        <w:t xml:space="preserve">This window will display a comparison of the reference </w:t>
      </w:r>
      <w:r w:rsidR="00927442">
        <w:t>temperature</w:t>
      </w:r>
      <w:r>
        <w:t xml:space="preserve"> to the DTS calibrated </w:t>
      </w:r>
      <w:r w:rsidR="00927442">
        <w:t>temperature</w:t>
      </w:r>
      <w:r>
        <w:t xml:space="preserve"> along with a 1:1 line. The figure on the left is a correctly calibrated data set. </w:t>
      </w:r>
      <w:proofErr w:type="gramStart"/>
      <w:r>
        <w:t>It can be seen that the</w:t>
      </w:r>
      <w:proofErr w:type="gramEnd"/>
      <w:r>
        <w:t xml:space="preserve"> points in </w:t>
      </w:r>
      <w:r w:rsidR="00927442">
        <w:t>comparisons</w:t>
      </w:r>
      <w:r>
        <w:t xml:space="preserve"> plot land on the 1:1 line as expected. However, if there is an </w:t>
      </w:r>
      <w:r w:rsidR="00927442">
        <w:t>error</w:t>
      </w:r>
      <w:r>
        <w:t xml:space="preserve"> related to the reference </w:t>
      </w:r>
      <w:r w:rsidR="00927442">
        <w:t>locations</w:t>
      </w:r>
      <w:r>
        <w:t xml:space="preserve"> used the figure on the right shows when incorrect reference baths are selected.</w:t>
      </w:r>
    </w:p>
    <w:p w14:paraId="389AFE42" w14:textId="77777777" w:rsidR="001B4F86" w:rsidRDefault="001B4F86" w:rsidP="001B4F86">
      <w:pPr>
        <w:pStyle w:val="ListParagraph"/>
        <w:rPr>
          <w:noProof/>
        </w:rPr>
      </w:pPr>
    </w:p>
    <w:p w14:paraId="389AFE43" w14:textId="77777777" w:rsidR="001B4F86" w:rsidRDefault="001B4F86" w:rsidP="007950B1">
      <w:pPr>
        <w:pStyle w:val="ListParagraph"/>
        <w:ind w:left="0"/>
        <w:rPr>
          <w:noProof/>
        </w:rPr>
      </w:pPr>
    </w:p>
    <w:p w14:paraId="389AFE44" w14:textId="77777777" w:rsidR="007950B1" w:rsidRPr="007950B1" w:rsidRDefault="007950B1" w:rsidP="004058C2">
      <w:pPr>
        <w:pStyle w:val="ListParagraph"/>
        <w:rPr>
          <w:noProof/>
        </w:rPr>
      </w:pPr>
    </w:p>
    <w:p w14:paraId="389AFE45" w14:textId="77777777" w:rsidR="00C7245D" w:rsidRPr="007950B1" w:rsidRDefault="00C7245D" w:rsidP="00E81223">
      <w:pPr>
        <w:pStyle w:val="ListParagraph"/>
        <w:numPr>
          <w:ilvl w:val="0"/>
          <w:numId w:val="17"/>
        </w:numPr>
      </w:pPr>
      <w:r>
        <w:rPr>
          <w:b/>
        </w:rPr>
        <w:t>Save Data</w:t>
      </w:r>
    </w:p>
    <w:p w14:paraId="389AFE46" w14:textId="77777777" w:rsidR="001B4F86" w:rsidRDefault="007950B1" w:rsidP="007950B1">
      <w:pPr>
        <w:pStyle w:val="ListParagraph"/>
      </w:pPr>
      <w:r>
        <w:t xml:space="preserve">After </w:t>
      </w:r>
      <w:r w:rsidR="001B4F86">
        <w:t>the calibration is completed the Save button will be visible. At this point is the calibration is acceptable the data set may be saved to the designated output file.</w:t>
      </w:r>
    </w:p>
    <w:p w14:paraId="389AFE47" w14:textId="77777777" w:rsidR="001B4F86" w:rsidRDefault="001B4F86" w:rsidP="007950B1">
      <w:pPr>
        <w:pStyle w:val="ListParagraph"/>
      </w:pPr>
    </w:p>
    <w:p w14:paraId="389AFE48" w14:textId="77777777" w:rsidR="001B4F86" w:rsidRDefault="001B4F86" w:rsidP="007950B1">
      <w:pPr>
        <w:pStyle w:val="ListParagraph"/>
      </w:pPr>
      <w:proofErr w:type="gramStart"/>
      <w:r>
        <w:t>In order to</w:t>
      </w:r>
      <w:proofErr w:type="gramEnd"/>
      <w:r>
        <w:t xml:space="preserve"> generate and save a calibration report check the box next to ‘Generate &amp; Save </w:t>
      </w:r>
      <w:del w:id="44" w:author="walterc" w:date="2018-02-27T08:18:00Z">
        <w:r w:rsidDel="00FC4073">
          <w:delText>Calibaration</w:delText>
        </w:r>
      </w:del>
      <w:ins w:id="45" w:author="walterc" w:date="2018-02-27T08:18:00Z">
        <w:r w:rsidR="00FC4073">
          <w:t>Calibration</w:t>
        </w:r>
      </w:ins>
      <w:r>
        <w:t xml:space="preserve"> Report’. Enter the Project Name to be displayed on the report.</w:t>
      </w:r>
      <w:r w:rsidR="008841D4">
        <w:t xml:space="preserve"> The report will be generated and saved at the same time as the MATLAB output file.</w:t>
      </w:r>
    </w:p>
    <w:p w14:paraId="389AFE49" w14:textId="77777777" w:rsidR="00D03989" w:rsidRDefault="00D03989" w:rsidP="007950B1">
      <w:pPr>
        <w:pStyle w:val="ListParagraph"/>
        <w:rPr>
          <w:noProof/>
        </w:rPr>
      </w:pPr>
    </w:p>
    <w:p w14:paraId="389AFE4A" w14:textId="77777777" w:rsidR="001B4F86" w:rsidRDefault="00D03989" w:rsidP="007950B1">
      <w:pPr>
        <w:pStyle w:val="ListParagraph"/>
        <w:rPr>
          <w:noProof/>
        </w:rPr>
      </w:pPr>
      <w:r>
        <w:rPr>
          <w:noProof/>
        </w:rPr>
        <w:drawing>
          <wp:inline distT="0" distB="0" distL="0" distR="0" wp14:anchorId="389AFEAD" wp14:editId="389AFEAE">
            <wp:extent cx="3981450" cy="1066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981450" cy="1066800"/>
                    </a:xfrm>
                    <a:prstGeom prst="rect">
                      <a:avLst/>
                    </a:prstGeom>
                  </pic:spPr>
                </pic:pic>
              </a:graphicData>
            </a:graphic>
          </wp:inline>
        </w:drawing>
      </w:r>
    </w:p>
    <w:p w14:paraId="389AFE4B" w14:textId="77777777" w:rsidR="001B4F86" w:rsidRDefault="001B4F86" w:rsidP="007950B1">
      <w:pPr>
        <w:pStyle w:val="ListParagraph"/>
        <w:rPr>
          <w:noProof/>
        </w:rPr>
      </w:pPr>
    </w:p>
    <w:p w14:paraId="389AFE4C" w14:textId="77777777" w:rsidR="008D585A" w:rsidRDefault="008D585A" w:rsidP="007950B1">
      <w:pPr>
        <w:pStyle w:val="ListParagraph"/>
        <w:rPr>
          <w:noProof/>
        </w:rPr>
      </w:pPr>
    </w:p>
    <w:p w14:paraId="389AFE4D" w14:textId="77777777" w:rsidR="008D585A" w:rsidRDefault="008D585A" w:rsidP="008D585A">
      <w:pPr>
        <w:pStyle w:val="ListParagraph"/>
        <w:numPr>
          <w:ilvl w:val="0"/>
          <w:numId w:val="14"/>
        </w:numPr>
        <w:rPr>
          <w:b/>
        </w:rPr>
      </w:pPr>
      <w:r>
        <w:rPr>
          <w:b/>
        </w:rPr>
        <w:lastRenderedPageBreak/>
        <w:t>Output File:</w:t>
      </w:r>
      <w:r w:rsidR="00D03989" w:rsidRPr="00D03989">
        <w:t xml:space="preserve"> </w:t>
      </w:r>
    </w:p>
    <w:p w14:paraId="389AFE4E" w14:textId="77777777" w:rsidR="00F256D6" w:rsidRDefault="008D585A" w:rsidP="00F256D6">
      <w:pPr>
        <w:pStyle w:val="ListParagraph"/>
      </w:pPr>
      <w:r>
        <w:t xml:space="preserve">The output file can be opened into the MATLAB Workspace. It will contain </w:t>
      </w:r>
      <w:r w:rsidR="008841D4">
        <w:t>four</w:t>
      </w:r>
      <w:r>
        <w:t xml:space="preserve"> variables.</w:t>
      </w:r>
      <w:r w:rsidRPr="008D585A">
        <w:t xml:space="preserve"> </w:t>
      </w:r>
      <w:r>
        <w:t xml:space="preserve">The </w:t>
      </w:r>
      <w:r w:rsidR="008841D4">
        <w:t xml:space="preserve">variable </w:t>
      </w:r>
      <w:proofErr w:type="spellStart"/>
      <w:r>
        <w:t>cal_parameters</w:t>
      </w:r>
      <w:proofErr w:type="spellEnd"/>
      <w:r w:rsidR="008841D4">
        <w:t xml:space="preserve"> is a </w:t>
      </w:r>
      <w:r>
        <w:t xml:space="preserve">structure </w:t>
      </w:r>
      <w:proofErr w:type="gramStart"/>
      <w:r>
        <w:t>contains</w:t>
      </w:r>
      <w:proofErr w:type="gramEnd"/>
      <w:r>
        <w:t xml:space="preserve"> 5 variables.</w:t>
      </w:r>
      <w:r w:rsidR="00F256D6">
        <w:t xml:space="preserve"> To access data stored in a structure type the </w:t>
      </w:r>
      <w:r w:rsidR="00FC4073">
        <w:t>structure</w:t>
      </w:r>
      <w:r w:rsidR="00F256D6">
        <w:t xml:space="preserve"> name followed by a period and the field name you want to access.</w:t>
      </w:r>
    </w:p>
    <w:p w14:paraId="389AFE4F" w14:textId="77777777" w:rsidR="00F256D6" w:rsidRDefault="00F256D6" w:rsidP="00F256D6">
      <w:pPr>
        <w:pStyle w:val="ListParagraph"/>
      </w:pPr>
    </w:p>
    <w:p w14:paraId="389AFE50" w14:textId="77777777" w:rsidR="00D03989" w:rsidRDefault="00F256D6" w:rsidP="007950B1">
      <w:pPr>
        <w:pStyle w:val="ListParagraph"/>
      </w:pPr>
      <w:r>
        <w:t xml:space="preserve">For </w:t>
      </w:r>
      <w:proofErr w:type="gramStart"/>
      <w:r>
        <w:t>example</w:t>
      </w:r>
      <w:proofErr w:type="gramEnd"/>
      <w:r>
        <w:t xml:space="preserve"> to access the variable </w:t>
      </w:r>
      <w:proofErr w:type="spellStart"/>
      <w:r w:rsidR="00D03989">
        <w:t>RMSEavg</w:t>
      </w:r>
      <w:proofErr w:type="spellEnd"/>
      <w:r>
        <w:t xml:space="preserve"> type </w:t>
      </w:r>
      <w:proofErr w:type="spellStart"/>
      <w:r>
        <w:t>cal_parameters.</w:t>
      </w:r>
      <w:r w:rsidR="00D03989">
        <w:t>RMSEavg</w:t>
      </w:r>
      <w:proofErr w:type="spellEnd"/>
      <w:r>
        <w:t xml:space="preserve"> in the command line.</w:t>
      </w:r>
    </w:p>
    <w:p w14:paraId="389AFE51" w14:textId="77777777" w:rsidR="00F256D6" w:rsidRDefault="008841D4" w:rsidP="007950B1">
      <w:pPr>
        <w:pStyle w:val="ListParagraph"/>
        <w:rPr>
          <w:b/>
        </w:rPr>
      </w:pPr>
      <w:r>
        <w:rPr>
          <w:noProof/>
        </w:rPr>
        <w:drawing>
          <wp:inline distT="0" distB="0" distL="0" distR="0" wp14:anchorId="389AFEAF" wp14:editId="389AFEB0">
            <wp:extent cx="2476500" cy="27051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76500" cy="2705100"/>
                    </a:xfrm>
                    <a:prstGeom prst="rect">
                      <a:avLst/>
                    </a:prstGeom>
                  </pic:spPr>
                </pic:pic>
              </a:graphicData>
            </a:graphic>
          </wp:inline>
        </w:drawing>
      </w:r>
    </w:p>
    <w:p w14:paraId="389AFE52" w14:textId="77777777" w:rsidR="008D585A" w:rsidRDefault="008D585A" w:rsidP="007950B1">
      <w:pPr>
        <w:pStyle w:val="ListParagraph"/>
        <w:rPr>
          <w:b/>
        </w:rPr>
      </w:pPr>
    </w:p>
    <w:p w14:paraId="389AFE53" w14:textId="77777777" w:rsidR="00D03989" w:rsidRDefault="00D03989" w:rsidP="007950B1">
      <w:pPr>
        <w:pStyle w:val="ListParagraph"/>
        <w:rPr>
          <w:noProof/>
        </w:rPr>
      </w:pPr>
    </w:p>
    <w:p w14:paraId="389AFE54" w14:textId="77777777" w:rsidR="00F256D6" w:rsidRDefault="00D03989" w:rsidP="007950B1">
      <w:pPr>
        <w:pStyle w:val="ListParagraph"/>
        <w:rPr>
          <w:b/>
        </w:rPr>
      </w:pPr>
      <w:r>
        <w:rPr>
          <w:noProof/>
        </w:rPr>
        <w:drawing>
          <wp:inline distT="0" distB="0" distL="0" distR="0" wp14:anchorId="389AFEB1" wp14:editId="389AFEB2">
            <wp:extent cx="4063041" cy="283981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28A0092B-C50C-407E-A947-70E740481C1C}">
                          <a14:useLocalDpi xmlns:a14="http://schemas.microsoft.com/office/drawing/2010/main" val="0"/>
                        </a:ext>
                      </a:extLst>
                    </a:blip>
                    <a:srcRect l="762" t="723" r="563" b="1055"/>
                    <a:stretch/>
                  </pic:blipFill>
                  <pic:spPr bwMode="auto">
                    <a:xfrm>
                      <a:off x="0" y="0"/>
                      <a:ext cx="4063041" cy="2839818"/>
                    </a:xfrm>
                    <a:prstGeom prst="rect">
                      <a:avLst/>
                    </a:prstGeom>
                    <a:ln>
                      <a:noFill/>
                    </a:ln>
                    <a:extLst>
                      <a:ext uri="{53640926-AAD7-44D8-BBD7-CCE9431645EC}">
                        <a14:shadowObscured xmlns:a14="http://schemas.microsoft.com/office/drawing/2010/main"/>
                      </a:ext>
                    </a:extLst>
                  </pic:spPr>
                </pic:pic>
              </a:graphicData>
            </a:graphic>
          </wp:inline>
        </w:drawing>
      </w:r>
    </w:p>
    <w:p w14:paraId="389AFE55" w14:textId="77777777" w:rsidR="00D03989" w:rsidRDefault="00DE010F" w:rsidP="00D03989">
      <w:pPr>
        <w:pStyle w:val="ListParagraph"/>
        <w:ind w:left="0"/>
        <w:rPr>
          <w:b/>
        </w:rPr>
      </w:pPr>
      <w:r>
        <w:rPr>
          <w:noProof/>
        </w:rPr>
        <w:lastRenderedPageBreak/>
        <w:drawing>
          <wp:inline distT="0" distB="0" distL="0" distR="0" wp14:anchorId="389AFEB3" wp14:editId="389AFEB4">
            <wp:extent cx="5943600" cy="7717790"/>
            <wp:effectExtent l="19050" t="19050" r="19050"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7717790"/>
                    </a:xfrm>
                    <a:prstGeom prst="rect">
                      <a:avLst/>
                    </a:prstGeom>
                    <a:ln>
                      <a:solidFill>
                        <a:schemeClr val="tx1"/>
                      </a:solidFill>
                    </a:ln>
                  </pic:spPr>
                </pic:pic>
              </a:graphicData>
            </a:graphic>
          </wp:inline>
        </w:drawing>
      </w:r>
    </w:p>
    <w:p w14:paraId="389AFE56" w14:textId="77777777" w:rsidR="00F256D6" w:rsidRPr="008D585A" w:rsidRDefault="00F256D6" w:rsidP="007950B1">
      <w:pPr>
        <w:pStyle w:val="ListParagraph"/>
        <w:rPr>
          <w:b/>
        </w:rPr>
      </w:pPr>
    </w:p>
    <w:sectPr w:rsidR="00F256D6" w:rsidRPr="008D585A">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AFEB7" w14:textId="77777777" w:rsidR="00E36AEA" w:rsidRDefault="00E36AEA" w:rsidP="009B0F12">
      <w:pPr>
        <w:spacing w:after="0" w:line="240" w:lineRule="auto"/>
      </w:pPr>
      <w:r>
        <w:separator/>
      </w:r>
    </w:p>
  </w:endnote>
  <w:endnote w:type="continuationSeparator" w:id="0">
    <w:p w14:paraId="389AFEB8" w14:textId="77777777" w:rsidR="00E36AEA" w:rsidRDefault="00E36AEA" w:rsidP="009B0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726705"/>
      <w:docPartObj>
        <w:docPartGallery w:val="Page Numbers (Bottom of Page)"/>
        <w:docPartUnique/>
      </w:docPartObj>
    </w:sdtPr>
    <w:sdtEndPr/>
    <w:sdtContent>
      <w:p w14:paraId="389AFEB9" w14:textId="77777777" w:rsidR="00146AB7" w:rsidRDefault="00146AB7">
        <w:pPr>
          <w:pStyle w:val="Footer"/>
        </w:pPr>
        <w:r>
          <w:rPr>
            <w:noProof/>
          </w:rPr>
          <mc:AlternateContent>
            <mc:Choice Requires="wps">
              <w:drawing>
                <wp:anchor distT="0" distB="0" distL="114300" distR="114300" simplePos="0" relativeHeight="251659264" behindDoc="0" locked="0" layoutInCell="1" allowOverlap="1" wp14:anchorId="389AFEBA" wp14:editId="389AFEBB">
                  <wp:simplePos x="0" y="0"/>
                  <wp:positionH relativeFrom="rightMargin">
                    <wp:align>center</wp:align>
                  </wp:positionH>
                  <wp:positionV relativeFrom="bottomMargin">
                    <wp:align>center</wp:align>
                  </wp:positionV>
                  <wp:extent cx="565785" cy="19177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89AFEBC" w14:textId="77777777" w:rsidR="00146AB7" w:rsidRDefault="00146AB7">
                              <w:pPr>
                                <w:pBdr>
                                  <w:top w:val="single" w:sz="4" w:space="1" w:color="7F7F7F" w:themeColor="background1" w:themeShade="7F"/>
                                </w:pBdr>
                                <w:jc w:val="center"/>
                                <w:rPr>
                                  <w:color w:val="ED7D31" w:themeColor="accent2"/>
                                </w:rPr>
                              </w:pPr>
                              <w:r>
                                <w:fldChar w:fldCharType="begin"/>
                              </w:r>
                              <w:r>
                                <w:instrText xml:space="preserve"> PAGE   \* MERGEFORMAT </w:instrText>
                              </w:r>
                              <w:r>
                                <w:fldChar w:fldCharType="separate"/>
                              </w:r>
                              <w:r w:rsidR="008338EA" w:rsidRPr="008338EA">
                                <w:rPr>
                                  <w:noProof/>
                                  <w:color w:val="ED7D31" w:themeColor="accent2"/>
                                </w:rPr>
                                <w:t>22</w:t>
                              </w:r>
                              <w:r>
                                <w:rPr>
                                  <w:noProof/>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389AFEBA" id="Rectangle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389AFEBC" w14:textId="77777777" w:rsidR="00146AB7" w:rsidRDefault="00146AB7">
                        <w:pPr>
                          <w:pBdr>
                            <w:top w:val="single" w:sz="4" w:space="1" w:color="7F7F7F" w:themeColor="background1" w:themeShade="7F"/>
                          </w:pBdr>
                          <w:jc w:val="center"/>
                          <w:rPr>
                            <w:color w:val="ED7D31" w:themeColor="accent2"/>
                          </w:rPr>
                        </w:pPr>
                        <w:r>
                          <w:fldChar w:fldCharType="begin"/>
                        </w:r>
                        <w:r>
                          <w:instrText xml:space="preserve"> PAGE   \* MERGEFORMAT </w:instrText>
                        </w:r>
                        <w:r>
                          <w:fldChar w:fldCharType="separate"/>
                        </w:r>
                        <w:r w:rsidR="008338EA" w:rsidRPr="008338EA">
                          <w:rPr>
                            <w:noProof/>
                            <w:color w:val="ED7D31" w:themeColor="accent2"/>
                          </w:rPr>
                          <w:t>22</w:t>
                        </w:r>
                        <w:r>
                          <w:rPr>
                            <w:noProof/>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AFEB5" w14:textId="77777777" w:rsidR="00E36AEA" w:rsidRDefault="00E36AEA" w:rsidP="009B0F12">
      <w:pPr>
        <w:spacing w:after="0" w:line="240" w:lineRule="auto"/>
      </w:pPr>
      <w:r>
        <w:separator/>
      </w:r>
    </w:p>
  </w:footnote>
  <w:footnote w:type="continuationSeparator" w:id="0">
    <w:p w14:paraId="389AFEB6" w14:textId="77777777" w:rsidR="00E36AEA" w:rsidRDefault="00E36AEA" w:rsidP="009B0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055A1"/>
    <w:multiLevelType w:val="hybridMultilevel"/>
    <w:tmpl w:val="7E480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072BFF"/>
    <w:multiLevelType w:val="hybridMultilevel"/>
    <w:tmpl w:val="073AB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505B8"/>
    <w:multiLevelType w:val="hybridMultilevel"/>
    <w:tmpl w:val="29784AA6"/>
    <w:lvl w:ilvl="0" w:tplc="F3DCEE2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A214E0"/>
    <w:multiLevelType w:val="hybridMultilevel"/>
    <w:tmpl w:val="FCDE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D5C96"/>
    <w:multiLevelType w:val="hybridMultilevel"/>
    <w:tmpl w:val="82DE2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35201B"/>
    <w:multiLevelType w:val="hybridMultilevel"/>
    <w:tmpl w:val="FB64C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6B1FC0"/>
    <w:multiLevelType w:val="hybridMultilevel"/>
    <w:tmpl w:val="FB64C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9E115C"/>
    <w:multiLevelType w:val="hybridMultilevel"/>
    <w:tmpl w:val="4B64C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1C02D2"/>
    <w:multiLevelType w:val="hybridMultilevel"/>
    <w:tmpl w:val="EDE041D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2D60AD"/>
    <w:multiLevelType w:val="hybridMultilevel"/>
    <w:tmpl w:val="8E282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06391"/>
    <w:multiLevelType w:val="hybridMultilevel"/>
    <w:tmpl w:val="D624D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A6061F"/>
    <w:multiLevelType w:val="hybridMultilevel"/>
    <w:tmpl w:val="1D382F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D134D74"/>
    <w:multiLevelType w:val="hybridMultilevel"/>
    <w:tmpl w:val="49EE8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A30451"/>
    <w:multiLevelType w:val="hybridMultilevel"/>
    <w:tmpl w:val="A48E7B1A"/>
    <w:lvl w:ilvl="0" w:tplc="F3DCEE2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F3276F"/>
    <w:multiLevelType w:val="multilevel"/>
    <w:tmpl w:val="170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359C8"/>
    <w:multiLevelType w:val="hybridMultilevel"/>
    <w:tmpl w:val="53C40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B52C5"/>
    <w:multiLevelType w:val="hybridMultilevel"/>
    <w:tmpl w:val="53D815A4"/>
    <w:lvl w:ilvl="0" w:tplc="F3DCEE2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1C4634"/>
    <w:multiLevelType w:val="hybridMultilevel"/>
    <w:tmpl w:val="E736A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927819"/>
    <w:multiLevelType w:val="hybridMultilevel"/>
    <w:tmpl w:val="6230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410503"/>
    <w:multiLevelType w:val="hybridMultilevel"/>
    <w:tmpl w:val="5372D2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CC3EAF"/>
    <w:multiLevelType w:val="hybridMultilevel"/>
    <w:tmpl w:val="CE2031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5124199">
    <w:abstractNumId w:val="8"/>
  </w:num>
  <w:num w:numId="2" w16cid:durableId="99957472">
    <w:abstractNumId w:val="17"/>
  </w:num>
  <w:num w:numId="3" w16cid:durableId="240025332">
    <w:abstractNumId w:val="1"/>
  </w:num>
  <w:num w:numId="4" w16cid:durableId="952514110">
    <w:abstractNumId w:val="19"/>
  </w:num>
  <w:num w:numId="5" w16cid:durableId="1662730942">
    <w:abstractNumId w:val="10"/>
  </w:num>
  <w:num w:numId="6" w16cid:durableId="2099137238">
    <w:abstractNumId w:val="4"/>
  </w:num>
  <w:num w:numId="7" w16cid:durableId="1112632716">
    <w:abstractNumId w:val="20"/>
  </w:num>
  <w:num w:numId="8" w16cid:durableId="1928417242">
    <w:abstractNumId w:val="15"/>
  </w:num>
  <w:num w:numId="9" w16cid:durableId="1749765977">
    <w:abstractNumId w:val="7"/>
  </w:num>
  <w:num w:numId="10" w16cid:durableId="776945053">
    <w:abstractNumId w:val="18"/>
  </w:num>
  <w:num w:numId="11" w16cid:durableId="45490294">
    <w:abstractNumId w:val="3"/>
  </w:num>
  <w:num w:numId="12" w16cid:durableId="1634169021">
    <w:abstractNumId w:val="12"/>
  </w:num>
  <w:num w:numId="13" w16cid:durableId="942304968">
    <w:abstractNumId w:val="0"/>
  </w:num>
  <w:num w:numId="14" w16cid:durableId="2062094482">
    <w:abstractNumId w:val="6"/>
  </w:num>
  <w:num w:numId="15" w16cid:durableId="1715957384">
    <w:abstractNumId w:val="9"/>
  </w:num>
  <w:num w:numId="16" w16cid:durableId="1794472109">
    <w:abstractNumId w:val="13"/>
  </w:num>
  <w:num w:numId="17" w16cid:durableId="1132481188">
    <w:abstractNumId w:val="2"/>
  </w:num>
  <w:num w:numId="18" w16cid:durableId="2139716727">
    <w:abstractNumId w:val="5"/>
  </w:num>
  <w:num w:numId="19" w16cid:durableId="196240444">
    <w:abstractNumId w:val="16"/>
  </w:num>
  <w:num w:numId="20" w16cid:durableId="1944847472">
    <w:abstractNumId w:val="11"/>
  </w:num>
  <w:num w:numId="21" w16cid:durableId="97714478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terc">
    <w15:presenceInfo w15:providerId="None" w15:userId="walter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8B6"/>
    <w:rsid w:val="00007537"/>
    <w:rsid w:val="000414BB"/>
    <w:rsid w:val="00044C5B"/>
    <w:rsid w:val="00046804"/>
    <w:rsid w:val="00053666"/>
    <w:rsid w:val="00063C13"/>
    <w:rsid w:val="00096171"/>
    <w:rsid w:val="000B2ED6"/>
    <w:rsid w:val="000B48AA"/>
    <w:rsid w:val="000C0F51"/>
    <w:rsid w:val="000C590D"/>
    <w:rsid w:val="000E79E2"/>
    <w:rsid w:val="000F65C3"/>
    <w:rsid w:val="001064B4"/>
    <w:rsid w:val="00107277"/>
    <w:rsid w:val="00132A37"/>
    <w:rsid w:val="00143D41"/>
    <w:rsid w:val="00146AB7"/>
    <w:rsid w:val="00150D21"/>
    <w:rsid w:val="001B1407"/>
    <w:rsid w:val="001B4F86"/>
    <w:rsid w:val="001B57D4"/>
    <w:rsid w:val="001D267A"/>
    <w:rsid w:val="001E30E5"/>
    <w:rsid w:val="001E3561"/>
    <w:rsid w:val="001F1D39"/>
    <w:rsid w:val="001F4256"/>
    <w:rsid w:val="0023371C"/>
    <w:rsid w:val="002613DF"/>
    <w:rsid w:val="00277911"/>
    <w:rsid w:val="00285CEE"/>
    <w:rsid w:val="00286617"/>
    <w:rsid w:val="0029310A"/>
    <w:rsid w:val="002A105B"/>
    <w:rsid w:val="002A5AC2"/>
    <w:rsid w:val="002A7DE3"/>
    <w:rsid w:val="002C1483"/>
    <w:rsid w:val="002C1AD3"/>
    <w:rsid w:val="002C769E"/>
    <w:rsid w:val="002D7572"/>
    <w:rsid w:val="002E0FC1"/>
    <w:rsid w:val="002F039A"/>
    <w:rsid w:val="002F2113"/>
    <w:rsid w:val="00311EE5"/>
    <w:rsid w:val="00314992"/>
    <w:rsid w:val="00315263"/>
    <w:rsid w:val="003223A6"/>
    <w:rsid w:val="00322E28"/>
    <w:rsid w:val="0036402B"/>
    <w:rsid w:val="0037760E"/>
    <w:rsid w:val="00377B9F"/>
    <w:rsid w:val="0038388A"/>
    <w:rsid w:val="003D04B9"/>
    <w:rsid w:val="00400BA3"/>
    <w:rsid w:val="004058C2"/>
    <w:rsid w:val="00410C0A"/>
    <w:rsid w:val="00417EF0"/>
    <w:rsid w:val="00420A7E"/>
    <w:rsid w:val="00441C37"/>
    <w:rsid w:val="00445E92"/>
    <w:rsid w:val="004622FD"/>
    <w:rsid w:val="00472850"/>
    <w:rsid w:val="004820BC"/>
    <w:rsid w:val="00485790"/>
    <w:rsid w:val="00486A6B"/>
    <w:rsid w:val="004A3FFB"/>
    <w:rsid w:val="004A5F4B"/>
    <w:rsid w:val="0051129F"/>
    <w:rsid w:val="00515422"/>
    <w:rsid w:val="00520F14"/>
    <w:rsid w:val="005537E8"/>
    <w:rsid w:val="00560FEB"/>
    <w:rsid w:val="005622FF"/>
    <w:rsid w:val="00563E09"/>
    <w:rsid w:val="0056724D"/>
    <w:rsid w:val="005A4900"/>
    <w:rsid w:val="005B54BF"/>
    <w:rsid w:val="005D2F6B"/>
    <w:rsid w:val="005D3973"/>
    <w:rsid w:val="005E3C7F"/>
    <w:rsid w:val="005F4F33"/>
    <w:rsid w:val="00607090"/>
    <w:rsid w:val="00620B36"/>
    <w:rsid w:val="00622352"/>
    <w:rsid w:val="006401D1"/>
    <w:rsid w:val="00654EE5"/>
    <w:rsid w:val="0068288E"/>
    <w:rsid w:val="006958D5"/>
    <w:rsid w:val="006D75C8"/>
    <w:rsid w:val="00723A35"/>
    <w:rsid w:val="00725C90"/>
    <w:rsid w:val="0073465F"/>
    <w:rsid w:val="00745D86"/>
    <w:rsid w:val="007471B6"/>
    <w:rsid w:val="0079465F"/>
    <w:rsid w:val="00794AA3"/>
    <w:rsid w:val="007950B1"/>
    <w:rsid w:val="00795CDF"/>
    <w:rsid w:val="007A66ED"/>
    <w:rsid w:val="007B0DCD"/>
    <w:rsid w:val="007D4823"/>
    <w:rsid w:val="008140B5"/>
    <w:rsid w:val="008338EA"/>
    <w:rsid w:val="00863722"/>
    <w:rsid w:val="008659B1"/>
    <w:rsid w:val="00866D75"/>
    <w:rsid w:val="00872487"/>
    <w:rsid w:val="008841D4"/>
    <w:rsid w:val="008A36FB"/>
    <w:rsid w:val="008A5B2E"/>
    <w:rsid w:val="008B760B"/>
    <w:rsid w:val="008D23D7"/>
    <w:rsid w:val="008D35B3"/>
    <w:rsid w:val="008D57DF"/>
    <w:rsid w:val="008D585A"/>
    <w:rsid w:val="009076DF"/>
    <w:rsid w:val="00911065"/>
    <w:rsid w:val="00927442"/>
    <w:rsid w:val="00954A86"/>
    <w:rsid w:val="009B0F12"/>
    <w:rsid w:val="009D49B2"/>
    <w:rsid w:val="00A3642E"/>
    <w:rsid w:val="00A36921"/>
    <w:rsid w:val="00A523F7"/>
    <w:rsid w:val="00A52B9C"/>
    <w:rsid w:val="00A70A63"/>
    <w:rsid w:val="00AC15D9"/>
    <w:rsid w:val="00AC57E8"/>
    <w:rsid w:val="00AC67A7"/>
    <w:rsid w:val="00AD501B"/>
    <w:rsid w:val="00AD5960"/>
    <w:rsid w:val="00AE1757"/>
    <w:rsid w:val="00AE38D7"/>
    <w:rsid w:val="00B13C20"/>
    <w:rsid w:val="00B56A45"/>
    <w:rsid w:val="00B61CE8"/>
    <w:rsid w:val="00B646B6"/>
    <w:rsid w:val="00BA2AB8"/>
    <w:rsid w:val="00BD2465"/>
    <w:rsid w:val="00BE042B"/>
    <w:rsid w:val="00BF13B5"/>
    <w:rsid w:val="00BF32CF"/>
    <w:rsid w:val="00C02AFF"/>
    <w:rsid w:val="00C07517"/>
    <w:rsid w:val="00C15C9E"/>
    <w:rsid w:val="00C65E11"/>
    <w:rsid w:val="00C7245D"/>
    <w:rsid w:val="00C97CBF"/>
    <w:rsid w:val="00CB5517"/>
    <w:rsid w:val="00CB6FF0"/>
    <w:rsid w:val="00D03989"/>
    <w:rsid w:val="00D062F7"/>
    <w:rsid w:val="00D06981"/>
    <w:rsid w:val="00D53C8E"/>
    <w:rsid w:val="00D616BC"/>
    <w:rsid w:val="00D878B6"/>
    <w:rsid w:val="00DA406B"/>
    <w:rsid w:val="00DB01EF"/>
    <w:rsid w:val="00DB5B03"/>
    <w:rsid w:val="00DD4BB1"/>
    <w:rsid w:val="00DE010F"/>
    <w:rsid w:val="00DF1C08"/>
    <w:rsid w:val="00DF3860"/>
    <w:rsid w:val="00E03135"/>
    <w:rsid w:val="00E21205"/>
    <w:rsid w:val="00E328DD"/>
    <w:rsid w:val="00E36680"/>
    <w:rsid w:val="00E36AEA"/>
    <w:rsid w:val="00E56873"/>
    <w:rsid w:val="00E7694B"/>
    <w:rsid w:val="00E81223"/>
    <w:rsid w:val="00E9169B"/>
    <w:rsid w:val="00EB5139"/>
    <w:rsid w:val="00EB6955"/>
    <w:rsid w:val="00EB7C46"/>
    <w:rsid w:val="00EC577B"/>
    <w:rsid w:val="00ED1D35"/>
    <w:rsid w:val="00ED3295"/>
    <w:rsid w:val="00ED4A54"/>
    <w:rsid w:val="00F01A6D"/>
    <w:rsid w:val="00F22D9C"/>
    <w:rsid w:val="00F24862"/>
    <w:rsid w:val="00F256D6"/>
    <w:rsid w:val="00F26183"/>
    <w:rsid w:val="00F34679"/>
    <w:rsid w:val="00F622DD"/>
    <w:rsid w:val="00F65704"/>
    <w:rsid w:val="00F93619"/>
    <w:rsid w:val="00F954FD"/>
    <w:rsid w:val="00FA2F6B"/>
    <w:rsid w:val="00FC127F"/>
    <w:rsid w:val="00FC4073"/>
    <w:rsid w:val="00FD0619"/>
    <w:rsid w:val="00FD10A1"/>
    <w:rsid w:val="00FD1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89AFCAE"/>
  <w15:chartTrackingRefBased/>
  <w15:docId w15:val="{191A1BA8-7E86-48F6-A6B5-464CA968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572"/>
  </w:style>
  <w:style w:type="paragraph" w:styleId="Heading1">
    <w:name w:val="heading 1"/>
    <w:basedOn w:val="Normal"/>
    <w:next w:val="Normal"/>
    <w:link w:val="Heading1Char"/>
    <w:uiPriority w:val="9"/>
    <w:qFormat/>
    <w:rsid w:val="00DB5B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43D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77B9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0F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F12"/>
  </w:style>
  <w:style w:type="paragraph" w:styleId="Footer">
    <w:name w:val="footer"/>
    <w:basedOn w:val="Normal"/>
    <w:link w:val="FooterChar"/>
    <w:uiPriority w:val="99"/>
    <w:unhideWhenUsed/>
    <w:rsid w:val="009B0F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F12"/>
  </w:style>
  <w:style w:type="character" w:customStyle="1" w:styleId="Heading1Char">
    <w:name w:val="Heading 1 Char"/>
    <w:basedOn w:val="DefaultParagraphFont"/>
    <w:link w:val="Heading1"/>
    <w:uiPriority w:val="9"/>
    <w:rsid w:val="00DB5B0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72487"/>
    <w:pPr>
      <w:ind w:left="720"/>
      <w:contextualSpacing/>
    </w:pPr>
  </w:style>
  <w:style w:type="character" w:customStyle="1" w:styleId="Heading2Char">
    <w:name w:val="Heading 2 Char"/>
    <w:basedOn w:val="DefaultParagraphFont"/>
    <w:link w:val="Heading2"/>
    <w:uiPriority w:val="9"/>
    <w:rsid w:val="00143D41"/>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56724D"/>
    <w:pPr>
      <w:outlineLvl w:val="9"/>
    </w:pPr>
  </w:style>
  <w:style w:type="paragraph" w:styleId="TOC1">
    <w:name w:val="toc 1"/>
    <w:basedOn w:val="Normal"/>
    <w:next w:val="Normal"/>
    <w:autoRedefine/>
    <w:uiPriority w:val="39"/>
    <w:unhideWhenUsed/>
    <w:rsid w:val="0056724D"/>
    <w:pPr>
      <w:spacing w:after="100"/>
    </w:pPr>
  </w:style>
  <w:style w:type="paragraph" w:styleId="TOC2">
    <w:name w:val="toc 2"/>
    <w:basedOn w:val="Normal"/>
    <w:next w:val="Normal"/>
    <w:autoRedefine/>
    <w:uiPriority w:val="39"/>
    <w:unhideWhenUsed/>
    <w:rsid w:val="0056724D"/>
    <w:pPr>
      <w:spacing w:after="100"/>
      <w:ind w:left="220"/>
    </w:pPr>
  </w:style>
  <w:style w:type="character" w:styleId="Hyperlink">
    <w:name w:val="Hyperlink"/>
    <w:basedOn w:val="DefaultParagraphFont"/>
    <w:uiPriority w:val="99"/>
    <w:unhideWhenUsed/>
    <w:rsid w:val="0056724D"/>
    <w:rPr>
      <w:color w:val="0563C1" w:themeColor="hyperlink"/>
      <w:u w:val="single"/>
    </w:rPr>
  </w:style>
  <w:style w:type="character" w:customStyle="1" w:styleId="Heading3Char">
    <w:name w:val="Heading 3 Char"/>
    <w:basedOn w:val="DefaultParagraphFont"/>
    <w:link w:val="Heading3"/>
    <w:uiPriority w:val="9"/>
    <w:rsid w:val="00377B9F"/>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FD06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619"/>
    <w:rPr>
      <w:rFonts w:ascii="Segoe UI" w:hAnsi="Segoe UI" w:cs="Segoe UI"/>
      <w:sz w:val="18"/>
      <w:szCs w:val="18"/>
    </w:rPr>
  </w:style>
  <w:style w:type="paragraph" w:styleId="TOC3">
    <w:name w:val="toc 3"/>
    <w:basedOn w:val="Normal"/>
    <w:next w:val="Normal"/>
    <w:autoRedefine/>
    <w:uiPriority w:val="39"/>
    <w:unhideWhenUsed/>
    <w:rsid w:val="00B56A45"/>
    <w:pPr>
      <w:spacing w:after="100"/>
      <w:ind w:left="440"/>
    </w:pPr>
  </w:style>
  <w:style w:type="table" w:styleId="TableGrid">
    <w:name w:val="Table Grid"/>
    <w:basedOn w:val="TableNormal"/>
    <w:uiPriority w:val="39"/>
    <w:rsid w:val="003152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152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1526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22D9C"/>
    <w:rPr>
      <w:sz w:val="16"/>
      <w:szCs w:val="16"/>
    </w:rPr>
  </w:style>
  <w:style w:type="paragraph" w:styleId="CommentText">
    <w:name w:val="annotation text"/>
    <w:basedOn w:val="Normal"/>
    <w:link w:val="CommentTextChar"/>
    <w:uiPriority w:val="99"/>
    <w:semiHidden/>
    <w:unhideWhenUsed/>
    <w:rsid w:val="00F22D9C"/>
    <w:pPr>
      <w:spacing w:line="240" w:lineRule="auto"/>
    </w:pPr>
    <w:rPr>
      <w:sz w:val="20"/>
      <w:szCs w:val="20"/>
    </w:rPr>
  </w:style>
  <w:style w:type="character" w:customStyle="1" w:styleId="CommentTextChar">
    <w:name w:val="Comment Text Char"/>
    <w:basedOn w:val="DefaultParagraphFont"/>
    <w:link w:val="CommentText"/>
    <w:uiPriority w:val="99"/>
    <w:semiHidden/>
    <w:rsid w:val="00F22D9C"/>
    <w:rPr>
      <w:sz w:val="20"/>
      <w:szCs w:val="20"/>
    </w:rPr>
  </w:style>
  <w:style w:type="paragraph" w:styleId="CommentSubject">
    <w:name w:val="annotation subject"/>
    <w:basedOn w:val="CommentText"/>
    <w:next w:val="CommentText"/>
    <w:link w:val="CommentSubjectChar"/>
    <w:uiPriority w:val="99"/>
    <w:semiHidden/>
    <w:unhideWhenUsed/>
    <w:rsid w:val="00F22D9C"/>
    <w:rPr>
      <w:b/>
      <w:bCs/>
    </w:rPr>
  </w:style>
  <w:style w:type="character" w:customStyle="1" w:styleId="CommentSubjectChar">
    <w:name w:val="Comment Subject Char"/>
    <w:basedOn w:val="CommentTextChar"/>
    <w:link w:val="CommentSubject"/>
    <w:uiPriority w:val="99"/>
    <w:semiHidden/>
    <w:rsid w:val="00F22D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7392">
      <w:bodyDiv w:val="1"/>
      <w:marLeft w:val="0"/>
      <w:marRight w:val="0"/>
      <w:marTop w:val="0"/>
      <w:marBottom w:val="0"/>
      <w:divBdr>
        <w:top w:val="none" w:sz="0" w:space="0" w:color="auto"/>
        <w:left w:val="none" w:sz="0" w:space="0" w:color="auto"/>
        <w:bottom w:val="none" w:sz="0" w:space="0" w:color="auto"/>
        <w:right w:val="none" w:sz="0" w:space="0" w:color="auto"/>
      </w:divBdr>
    </w:div>
    <w:div w:id="266162692">
      <w:bodyDiv w:val="1"/>
      <w:marLeft w:val="0"/>
      <w:marRight w:val="0"/>
      <w:marTop w:val="0"/>
      <w:marBottom w:val="0"/>
      <w:divBdr>
        <w:top w:val="none" w:sz="0" w:space="0" w:color="auto"/>
        <w:left w:val="none" w:sz="0" w:space="0" w:color="auto"/>
        <w:bottom w:val="none" w:sz="0" w:space="0" w:color="auto"/>
        <w:right w:val="none" w:sz="0" w:space="0" w:color="auto"/>
      </w:divBdr>
    </w:div>
    <w:div w:id="347830598">
      <w:bodyDiv w:val="1"/>
      <w:marLeft w:val="0"/>
      <w:marRight w:val="0"/>
      <w:marTop w:val="0"/>
      <w:marBottom w:val="0"/>
      <w:divBdr>
        <w:top w:val="none" w:sz="0" w:space="0" w:color="auto"/>
        <w:left w:val="none" w:sz="0" w:space="0" w:color="auto"/>
        <w:bottom w:val="none" w:sz="0" w:space="0" w:color="auto"/>
        <w:right w:val="none" w:sz="0" w:space="0" w:color="auto"/>
      </w:divBdr>
    </w:div>
    <w:div w:id="480148817">
      <w:bodyDiv w:val="1"/>
      <w:marLeft w:val="0"/>
      <w:marRight w:val="0"/>
      <w:marTop w:val="0"/>
      <w:marBottom w:val="0"/>
      <w:divBdr>
        <w:top w:val="none" w:sz="0" w:space="0" w:color="auto"/>
        <w:left w:val="none" w:sz="0" w:space="0" w:color="auto"/>
        <w:bottom w:val="none" w:sz="0" w:space="0" w:color="auto"/>
        <w:right w:val="none" w:sz="0" w:space="0" w:color="auto"/>
      </w:divBdr>
    </w:div>
    <w:div w:id="188298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emf"/><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gif"/><Relationship Id="rId24" Type="http://schemas.openxmlformats.org/officeDocument/2006/relationships/image" Target="media/image14.png"/><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emf"/><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21bfb5b-1e0c-4653-86f6-53de96be2295">
      <Terms xmlns="http://schemas.microsoft.com/office/infopath/2007/PartnerControls"/>
    </lcf76f155ced4ddcb4097134ff3c332f>
    <TaxCatchAll xmlns="ba2ca313-b6c0-4216-a25b-1a052ad23d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107D826A2CC174586001CFC991AB97F" ma:contentTypeVersion="13" ma:contentTypeDescription="Create a new document." ma:contentTypeScope="" ma:versionID="c469016af736bbec16bfe937fd2ecb2a">
  <xsd:schema xmlns:xsd="http://www.w3.org/2001/XMLSchema" xmlns:xs="http://www.w3.org/2001/XMLSchema" xmlns:p="http://schemas.microsoft.com/office/2006/metadata/properties" xmlns:ns2="b21bfb5b-1e0c-4653-86f6-53de96be2295" xmlns:ns3="ba2ca313-b6c0-4216-a25b-1a052ad23d52" targetNamespace="http://schemas.microsoft.com/office/2006/metadata/properties" ma:root="true" ma:fieldsID="88230786eb922a295bbd4f490317d663" ns2:_="" ns3:_="">
    <xsd:import namespace="b21bfb5b-1e0c-4653-86f6-53de96be2295"/>
    <xsd:import namespace="ba2ca313-b6c0-4216-a25b-1a052ad23d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1bfb5b-1e0c-4653-86f6-53de96be22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33f2cb7-7951-459f-bee5-9a1dad45a3e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2ca313-b6c0-4216-a25b-1a052ad23d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1d406b4-f729-4436-a1c0-954d1c99b703}" ma:internalName="TaxCatchAll" ma:showField="CatchAllData" ma:web="ba2ca313-b6c0-4216-a25b-1a052ad23d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F062E1-A650-4367-BCF9-1C5243DAC005}">
  <ds:schemaRefs>
    <ds:schemaRef ds:uri="http://schemas.microsoft.com/office/2006/metadata/properties"/>
    <ds:schemaRef ds:uri="http://schemas.microsoft.com/office/infopath/2007/PartnerControls"/>
    <ds:schemaRef ds:uri="b21bfb5b-1e0c-4653-86f6-53de96be2295"/>
    <ds:schemaRef ds:uri="ba2ca313-b6c0-4216-a25b-1a052ad23d52"/>
  </ds:schemaRefs>
</ds:datastoreItem>
</file>

<file path=customXml/itemProps2.xml><?xml version="1.0" encoding="utf-8"?>
<ds:datastoreItem xmlns:ds="http://schemas.openxmlformats.org/officeDocument/2006/customXml" ds:itemID="{A937D986-BFE0-4241-8486-0D7F535FBD58}">
  <ds:schemaRefs>
    <ds:schemaRef ds:uri="http://schemas.microsoft.com/sharepoint/v3/contenttype/forms"/>
  </ds:schemaRefs>
</ds:datastoreItem>
</file>

<file path=customXml/itemProps3.xml><?xml version="1.0" encoding="utf-8"?>
<ds:datastoreItem xmlns:ds="http://schemas.openxmlformats.org/officeDocument/2006/customXml" ds:itemID="{B5C24645-7A0B-42D1-A45A-ED8512084611}">
  <ds:schemaRefs>
    <ds:schemaRef ds:uri="http://schemas.openxmlformats.org/officeDocument/2006/bibliography"/>
  </ds:schemaRefs>
</ds:datastoreItem>
</file>

<file path=customXml/itemProps4.xml><?xml version="1.0" encoding="utf-8"?>
<ds:datastoreItem xmlns:ds="http://schemas.openxmlformats.org/officeDocument/2006/customXml" ds:itemID="{B2430931-C70E-4AB2-B445-DBF29D046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1bfb5b-1e0c-4653-86f6-53de96be2295"/>
    <ds:schemaRef ds:uri="ba2ca313-b6c0-4216-a25b-1a052ad23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5944</TotalTime>
  <Pages>32</Pages>
  <Words>4858</Words>
  <Characters>27694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B Kobs</dc:creator>
  <cp:keywords/>
  <dc:description/>
  <cp:lastModifiedBy>Hannah Fitzpatrick</cp:lastModifiedBy>
  <cp:revision>74</cp:revision>
  <cp:lastPrinted>2015-04-22T21:29:00Z</cp:lastPrinted>
  <dcterms:created xsi:type="dcterms:W3CDTF">2015-01-22T18:34:00Z</dcterms:created>
  <dcterms:modified xsi:type="dcterms:W3CDTF">2025-06-21T00:17:00Z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0x010100F107D826A2CC174586001CFC991AB97F</vt:lpwstr>
  </property>
</Properties>
</file>